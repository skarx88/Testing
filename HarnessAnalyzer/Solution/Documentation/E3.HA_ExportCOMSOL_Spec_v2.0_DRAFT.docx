
<file path=[Content_Types].xml><?xml version="1.0" encoding="utf-8"?>
<Types xmlns="http://schemas.openxmlformats.org/package/2006/content-types">
  <Default Extension="50977080"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7EEEA1" w14:textId="77777777" w:rsidR="00125903" w:rsidRDefault="00125903"/>
    <w:p w14:paraId="129547DE" w14:textId="77777777" w:rsidR="00125903" w:rsidRDefault="00AC1B35" w:rsidP="00125903">
      <w:r>
        <w:rPr>
          <w:b/>
          <w:bCs/>
        </w:rPr>
        <w:t>Enhancement/</w:t>
      </w:r>
      <w:r w:rsidR="00DE1788">
        <w:rPr>
          <w:b/>
          <w:bCs/>
        </w:rPr>
        <w:t>Customization</w:t>
      </w:r>
      <w:r>
        <w:rPr>
          <w:b/>
          <w:bCs/>
        </w:rPr>
        <w:t>:</w:t>
      </w:r>
      <w:r w:rsidR="00125903">
        <w:rPr>
          <w:b/>
          <w:bCs/>
        </w:rPr>
        <w:t xml:space="preserve"> </w:t>
      </w:r>
      <w:r w:rsidR="00125903">
        <w:t>E3 Export Bundle Segment Information for COMSOL</w:t>
      </w:r>
    </w:p>
    <w:p w14:paraId="03F2DE07" w14:textId="72203DA6" w:rsidR="00AC0FF7" w:rsidRDefault="00CE72C7">
      <w:r>
        <w:t>Customer: Trend Industries</w:t>
      </w:r>
    </w:p>
    <w:p w14:paraId="173C65DF" w14:textId="77777777" w:rsidR="00AC1B35" w:rsidRPr="00AC1B35" w:rsidRDefault="00AC1B35"/>
    <w:p w14:paraId="031CDFC0" w14:textId="77777777" w:rsidR="00AC0FF7" w:rsidRDefault="00AC0FF7"/>
    <w:p w14:paraId="05C08406" w14:textId="77777777" w:rsidR="00AC0FF7" w:rsidRDefault="00AC0FF7">
      <w:r>
        <w:rPr>
          <w:b/>
          <w:bCs/>
        </w:rPr>
        <w:t>Objective:</w:t>
      </w:r>
    </w:p>
    <w:p w14:paraId="4595814B" w14:textId="11365461" w:rsidR="00AC0FF7" w:rsidRDefault="00AC1B35">
      <w:r>
        <w:t xml:space="preserve">Provide the harness team with the ability to export bundle segment data on a selected harness segment, consisting of the outer and inner diameter of the cable and individual wires.  The exported data shall consist of an Excel spreadsheet </w:t>
      </w:r>
      <w:del w:id="0" w:author="Blank, Reinhold" w:date="2020-04-16T11:43:00Z">
        <w:r w:rsidDel="00F7105B">
          <w:delText xml:space="preserve">and DXF graphic </w:delText>
        </w:r>
      </w:del>
      <w:r>
        <w:t>of the bundle segment.</w:t>
      </w:r>
    </w:p>
    <w:p w14:paraId="138E040A" w14:textId="77777777" w:rsidR="00AC0FF7" w:rsidRDefault="00AC0FF7"/>
    <w:p w14:paraId="4A3DAA1B" w14:textId="77777777" w:rsidR="00631EF5" w:rsidRDefault="00631EF5"/>
    <w:p w14:paraId="3AB3A9AC" w14:textId="77777777" w:rsidR="00631EF5" w:rsidRDefault="00631EF5">
      <w:r>
        <w:rPr>
          <w:b/>
          <w:bCs/>
        </w:rPr>
        <w:t>Background:</w:t>
      </w:r>
    </w:p>
    <w:p w14:paraId="1980F97D" w14:textId="6C4FC894" w:rsidR="00631EF5" w:rsidRDefault="00E40A34">
      <w:r>
        <w:t xml:space="preserve">The harness group is looking to use Zuken’s ability of displaying the minimum cross-section in order to import an Excel formatted file </w:t>
      </w:r>
      <w:del w:id="1" w:author="Blank, Reinhold" w:date="2020-04-16T11:43:00Z">
        <w:r w:rsidDel="00F7105B">
          <w:delText xml:space="preserve">and DXF </w:delText>
        </w:r>
      </w:del>
      <w:r>
        <w:t>of a bundle segment cross-section into the COMSOL simulation tool in order to perform a thermal analysis.</w:t>
      </w:r>
    </w:p>
    <w:p w14:paraId="03EFE743" w14:textId="77777777" w:rsidR="00125903" w:rsidRDefault="00125903"/>
    <w:p w14:paraId="2587A752" w14:textId="77777777" w:rsidR="00125903" w:rsidRDefault="00125903">
      <w:r>
        <w:t>E</w:t>
      </w:r>
      <w:proofErr w:type="gramStart"/>
      <w:r>
        <w:t>3.HarnessAnalyzer</w:t>
      </w:r>
      <w:proofErr w:type="gramEnd"/>
      <w:r>
        <w:t>:</w:t>
      </w:r>
    </w:p>
    <w:p w14:paraId="602AAE2F" w14:textId="77777777" w:rsidR="00125903" w:rsidRDefault="00125903"/>
    <w:p w14:paraId="60692028" w14:textId="77777777" w:rsidR="00125903" w:rsidRDefault="00125903">
      <w:r>
        <w:t>User selects segment:</w:t>
      </w:r>
    </w:p>
    <w:p w14:paraId="3C038BA1" w14:textId="77777777" w:rsidR="00125903" w:rsidRDefault="00125903"/>
    <w:p w14:paraId="6F1064F2" w14:textId="77777777" w:rsidR="00125903" w:rsidRDefault="00125903">
      <w:r w:rsidRPr="00125903">
        <w:rPr>
          <w:noProof/>
        </w:rPr>
        <w:drawing>
          <wp:inline distT="0" distB="0" distL="0" distR="0" wp14:anchorId="08C6F83B" wp14:editId="542D9413">
            <wp:extent cx="5505490" cy="18288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5490" cy="1828813"/>
                    </a:xfrm>
                    <a:prstGeom prst="rect">
                      <a:avLst/>
                    </a:prstGeom>
                  </pic:spPr>
                </pic:pic>
              </a:graphicData>
            </a:graphic>
          </wp:inline>
        </w:drawing>
      </w:r>
    </w:p>
    <w:p w14:paraId="62FD805D" w14:textId="77777777" w:rsidR="00125903" w:rsidRDefault="00125903"/>
    <w:p w14:paraId="323251B8" w14:textId="77777777" w:rsidR="00631EF5" w:rsidRPr="00631EF5" w:rsidRDefault="00125903">
      <w:r w:rsidRPr="00125903">
        <w:rPr>
          <w:noProof/>
        </w:rPr>
        <w:drawing>
          <wp:inline distT="0" distB="0" distL="0" distR="0" wp14:anchorId="73966FEC" wp14:editId="6D509476">
            <wp:extent cx="5053049" cy="1362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3049" cy="1362085"/>
                    </a:xfrm>
                    <a:prstGeom prst="rect">
                      <a:avLst/>
                    </a:prstGeom>
                  </pic:spPr>
                </pic:pic>
              </a:graphicData>
            </a:graphic>
          </wp:inline>
        </w:drawing>
      </w:r>
    </w:p>
    <w:p w14:paraId="4F75C2D4" w14:textId="4BCED093" w:rsidR="00AC0FF7" w:rsidRDefault="00125903">
      <w:pPr>
        <w:rPr>
          <w:ins w:id="2" w:author="Blank, Reinhold" w:date="2020-04-16T11:44:00Z"/>
        </w:rPr>
      </w:pPr>
      <w:r w:rsidRPr="00125903">
        <w:rPr>
          <w:noProof/>
        </w:rPr>
        <w:drawing>
          <wp:inline distT="0" distB="0" distL="0" distR="0" wp14:anchorId="475C6A14" wp14:editId="3F5E5ACE">
            <wp:extent cx="5943600" cy="2818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8765"/>
                    </a:xfrm>
                    <a:prstGeom prst="rect">
                      <a:avLst/>
                    </a:prstGeom>
                  </pic:spPr>
                </pic:pic>
              </a:graphicData>
            </a:graphic>
          </wp:inline>
        </w:drawing>
      </w:r>
    </w:p>
    <w:p w14:paraId="58246627" w14:textId="076FBC57" w:rsidR="00F7105B" w:rsidRDefault="00F7105B">
      <w:pPr>
        <w:rPr>
          <w:ins w:id="3" w:author="Blank, Reinhold" w:date="2020-04-16T11:44:00Z"/>
        </w:rPr>
      </w:pPr>
    </w:p>
    <w:p w14:paraId="649904BC" w14:textId="1FEB95F3" w:rsidR="00F7105B" w:rsidRDefault="00F7105B">
      <w:pPr>
        <w:rPr>
          <w:ins w:id="4" w:author="Blank, Reinhold" w:date="2020-04-16T11:44:00Z"/>
        </w:rPr>
      </w:pPr>
      <w:ins w:id="5" w:author="Blank, Reinhold" w:date="2020-04-16T11:44:00Z">
        <w:r>
          <w:rPr>
            <w:noProof/>
          </w:rPr>
          <w:drawing>
            <wp:inline distT="0" distB="0" distL="0" distR="0" wp14:anchorId="454B1FF8" wp14:editId="561933F8">
              <wp:extent cx="5943600" cy="326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Picture 6"/>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ins>
    </w:p>
    <w:p w14:paraId="2BE4517D" w14:textId="14A06363" w:rsidR="00F7105B" w:rsidRDefault="00F7105B">
      <w:pPr>
        <w:rPr>
          <w:ins w:id="6" w:author="Blank, Reinhold" w:date="2020-04-16T11:44:00Z"/>
        </w:rPr>
      </w:pPr>
    </w:p>
    <w:p w14:paraId="68118A2E" w14:textId="1B4F1B73" w:rsidR="00F7105B" w:rsidRDefault="00F7105B">
      <w:ins w:id="7" w:author="Blank, Reinhold" w:date="2020-04-16T11:44:00Z">
        <w:r>
          <w:t xml:space="preserve">With pressing the </w:t>
        </w:r>
      </w:ins>
      <w:ins w:id="8" w:author="Blank, Reinhold" w:date="2020-04-16T11:45:00Z">
        <w:r>
          <w:t>“E</w:t>
        </w:r>
      </w:ins>
      <w:ins w:id="9" w:author="Blank, Reinhold" w:date="2020-04-16T11:44:00Z">
        <w:r>
          <w:t xml:space="preserve">xport </w:t>
        </w:r>
        <w:proofErr w:type="spellStart"/>
        <w:r>
          <w:t>Comsol</w:t>
        </w:r>
        <w:proofErr w:type="spellEnd"/>
        <w:r>
          <w:t>”</w:t>
        </w:r>
      </w:ins>
      <w:ins w:id="10" w:author="Blank, Reinhold" w:date="2020-04-16T11:45:00Z">
        <w:r>
          <w:t xml:space="preserve"> – button the excel file is generated for the selected bundle in selected configuration (if there are multiple configuration).</w:t>
        </w:r>
      </w:ins>
    </w:p>
    <w:p w14:paraId="73C027B0" w14:textId="77777777" w:rsidR="00AC1B35" w:rsidRDefault="00AC1B35"/>
    <w:p w14:paraId="2DBF81A0" w14:textId="77777777" w:rsidR="00125903" w:rsidRDefault="00125903"/>
    <w:p w14:paraId="26DCA62D" w14:textId="77777777" w:rsidR="00125903" w:rsidRDefault="00125903"/>
    <w:p w14:paraId="79DFD806" w14:textId="77777777" w:rsidR="00125903" w:rsidRDefault="00125903"/>
    <w:p w14:paraId="1B6F498E" w14:textId="6B8F670D" w:rsidR="00125903" w:rsidRPr="00125903" w:rsidDel="00F7105B" w:rsidRDefault="00125903">
      <w:pPr>
        <w:rPr>
          <w:del w:id="11" w:author="Blank, Reinhold" w:date="2020-04-16T11:45:00Z"/>
          <w:i/>
          <w:iCs/>
        </w:rPr>
      </w:pPr>
      <w:del w:id="12" w:author="Blank, Reinhold" w:date="2020-04-16T11:45:00Z">
        <w:r w:rsidDel="00F7105B">
          <w:rPr>
            <w:i/>
            <w:iCs/>
          </w:rPr>
          <w:delText>E3.formboard reference of Segment Diameter:</w:delText>
        </w:r>
      </w:del>
    </w:p>
    <w:p w14:paraId="17658B4E" w14:textId="44DCBAA8" w:rsidR="00AC1B35" w:rsidRDefault="00125903" w:rsidP="00CE72C7">
      <w:pPr>
        <w:jc w:val="center"/>
      </w:pPr>
      <w:del w:id="13" w:author="Blank, Reinhold" w:date="2020-04-16T11:45:00Z">
        <w:r w:rsidRPr="00125903" w:rsidDel="00F7105B">
          <w:rPr>
            <w:noProof/>
          </w:rPr>
          <w:drawing>
            <wp:inline distT="0" distB="0" distL="0" distR="0" wp14:anchorId="21CE6D00" wp14:editId="62F19B7E">
              <wp:extent cx="3246040" cy="38736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7384" cy="3887165"/>
                      </a:xfrm>
                      <a:prstGeom prst="rect">
                        <a:avLst/>
                      </a:prstGeom>
                    </pic:spPr>
                  </pic:pic>
                </a:graphicData>
              </a:graphic>
            </wp:inline>
          </w:drawing>
        </w:r>
      </w:del>
    </w:p>
    <w:p w14:paraId="2D9DE416" w14:textId="77777777" w:rsidR="00125903" w:rsidRDefault="00125903"/>
    <w:p w14:paraId="1D43F50A" w14:textId="77777777" w:rsidR="00AC1B35" w:rsidRDefault="00AC1B35">
      <w:r>
        <w:rPr>
          <w:i/>
          <w:iCs/>
        </w:rPr>
        <w:t>Note:</w:t>
      </w:r>
      <w:r>
        <w:t xml:space="preserve"> The graphical representation of the bundle segment is generated on</w:t>
      </w:r>
      <w:r w:rsidR="00125903">
        <w:t>-</w:t>
      </w:r>
      <w:r>
        <w:t>the</w:t>
      </w:r>
      <w:r w:rsidR="00125903">
        <w:t>-</w:t>
      </w:r>
      <w:r>
        <w:t xml:space="preserve">fly via an algorithm.  It is not user modifiable. </w:t>
      </w:r>
    </w:p>
    <w:p w14:paraId="531C3A54" w14:textId="77777777" w:rsidR="00AC1B35" w:rsidRPr="00AC1B35" w:rsidRDefault="00AC1B35"/>
    <w:p w14:paraId="7CF67D1B" w14:textId="77777777" w:rsidR="00AC0FF7" w:rsidRDefault="00AC0FF7">
      <w:r>
        <w:rPr>
          <w:b/>
          <w:bCs/>
        </w:rPr>
        <w:t>Detailed Requirements</w:t>
      </w:r>
      <w:r>
        <w:t>:</w:t>
      </w:r>
    </w:p>
    <w:p w14:paraId="172A77C9" w14:textId="77777777" w:rsidR="00AC0FF7" w:rsidRDefault="00AC0FF7"/>
    <w:p w14:paraId="534220FA" w14:textId="59E9FE7E" w:rsidR="00125903" w:rsidRDefault="00125903">
      <w:r>
        <w:t xml:space="preserve">The development and implementation of this enhancement shall be divided into </w:t>
      </w:r>
      <w:proofErr w:type="gramStart"/>
      <w:r>
        <w:t>multiple-phases</w:t>
      </w:r>
      <w:proofErr w:type="gramEnd"/>
      <w:r>
        <w:t>.</w:t>
      </w:r>
    </w:p>
    <w:p w14:paraId="00D504EA" w14:textId="268C6949" w:rsidR="00CE72C7" w:rsidRPr="00CE72C7" w:rsidRDefault="00CE72C7">
      <w:pPr>
        <w:rPr>
          <w:i/>
          <w:iCs/>
        </w:rPr>
      </w:pPr>
      <w:r>
        <w:rPr>
          <w:i/>
          <w:iCs/>
        </w:rPr>
        <w:t>Note: Phase 2 is not committed yet.  It will be reevaluated after Phase 1 completion.</w:t>
      </w:r>
    </w:p>
    <w:p w14:paraId="2AF7F12F" w14:textId="77777777" w:rsidR="00125903" w:rsidRDefault="00125903"/>
    <w:p w14:paraId="04EC742A" w14:textId="77777777" w:rsidR="00AC0FF7" w:rsidRDefault="00AC0FF7">
      <w:r>
        <w:rPr>
          <w:i/>
          <w:iCs/>
        </w:rPr>
        <w:t>Preliminary</w:t>
      </w:r>
    </w:p>
    <w:p w14:paraId="7E312BCC" w14:textId="77777777" w:rsidR="00555459" w:rsidRDefault="00555459" w:rsidP="00AC1B35">
      <w:pPr>
        <w:pStyle w:val="ListParagraph"/>
        <w:numPr>
          <w:ilvl w:val="0"/>
          <w:numId w:val="3"/>
        </w:numPr>
      </w:pPr>
      <w:r>
        <w:t xml:space="preserve">Provide a manually created Excel output </w:t>
      </w:r>
      <w:r w:rsidR="001316FB">
        <w:t xml:space="preserve">to serve as a </w:t>
      </w:r>
      <w:proofErr w:type="gramStart"/>
      <w:r w:rsidR="001316FB">
        <w:t>mock up</w:t>
      </w:r>
      <w:proofErr w:type="gramEnd"/>
      <w:r w:rsidR="00125903">
        <w:t>, containing the X-axis and Y-axis for the circle for the inner and outer diameter of each wire</w:t>
      </w:r>
      <w:r w:rsidR="001316FB">
        <w:t>.  See R</w:t>
      </w:r>
      <w:r>
        <w:t>equirement #3</w:t>
      </w:r>
      <w:r w:rsidR="001316FB">
        <w:t xml:space="preserve"> in Phase 1</w:t>
      </w:r>
      <w:r>
        <w:t xml:space="preserve"> below</w:t>
      </w:r>
      <w:r w:rsidR="001316FB">
        <w:t xml:space="preserve"> for format</w:t>
      </w:r>
      <w:r>
        <w:t>.</w:t>
      </w:r>
      <w:r w:rsidR="00AC1B35">
        <w:t xml:space="preserve">  </w:t>
      </w:r>
    </w:p>
    <w:p w14:paraId="3F6A2852" w14:textId="77777777" w:rsidR="00AC0FF7" w:rsidRDefault="00AC0FF7"/>
    <w:p w14:paraId="6699AB54" w14:textId="77777777" w:rsidR="00AC0FF7" w:rsidRDefault="00AC0FF7">
      <w:pPr>
        <w:rPr>
          <w:i/>
          <w:iCs/>
        </w:rPr>
      </w:pPr>
      <w:commentRangeStart w:id="14"/>
      <w:r>
        <w:rPr>
          <w:i/>
          <w:iCs/>
        </w:rPr>
        <w:t>Phase 1</w:t>
      </w:r>
      <w:commentRangeEnd w:id="14"/>
      <w:r w:rsidR="00B42CE1">
        <w:rPr>
          <w:rStyle w:val="CommentReference"/>
        </w:rPr>
        <w:commentReference w:id="14"/>
      </w:r>
    </w:p>
    <w:p w14:paraId="304E91AE" w14:textId="77777777" w:rsidR="00BD3FDA" w:rsidRDefault="00125903">
      <w:r>
        <w:t xml:space="preserve">User must manually select the desired </w:t>
      </w:r>
      <w:r w:rsidR="00BD3FDA">
        <w:t>segment</w:t>
      </w:r>
      <w:r>
        <w:t xml:space="preserve"> within E</w:t>
      </w:r>
      <w:proofErr w:type="gramStart"/>
      <w:r>
        <w:t>3.HarnessAnalyzer</w:t>
      </w:r>
      <w:proofErr w:type="gramEnd"/>
    </w:p>
    <w:p w14:paraId="513783B8" w14:textId="77777777" w:rsidR="00125903" w:rsidRPr="00BD3FDA" w:rsidRDefault="00125903"/>
    <w:p w14:paraId="59C51CEF" w14:textId="484A5524" w:rsidR="00AC0FF7" w:rsidDel="00F7105B" w:rsidRDefault="00CE72C7" w:rsidP="00AC0FF7">
      <w:pPr>
        <w:pStyle w:val="ListParagraph"/>
        <w:numPr>
          <w:ilvl w:val="0"/>
          <w:numId w:val="1"/>
        </w:numPr>
        <w:rPr>
          <w:del w:id="15" w:author="Blank, Reinhold" w:date="2020-04-16T11:46:00Z"/>
        </w:rPr>
      </w:pPr>
      <w:del w:id="16" w:author="Blank, Reinhold" w:date="2020-04-16T11:46:00Z">
        <w:r w:rsidDel="00F7105B">
          <w:rPr>
            <w:b/>
            <w:bCs/>
          </w:rPr>
          <w:delText xml:space="preserve">DXF: </w:delText>
        </w:r>
        <w:r w:rsidR="00AC0FF7" w:rsidDel="00F7105B">
          <w:delText xml:space="preserve">Enhance the </w:delText>
        </w:r>
        <w:r w:rsidR="00125903" w:rsidDel="00F7105B">
          <w:delText xml:space="preserve">E3.HarnessAnalyzer </w:delText>
        </w:r>
        <w:r w:rsidR="00AC0FF7" w:rsidDel="00F7105B">
          <w:delText>capability to calculate &amp; generate graphical representation of the inner diameter of each individual wire conductor within a bundle segment</w:delText>
        </w:r>
      </w:del>
    </w:p>
    <w:p w14:paraId="7C4D5277" w14:textId="371929E7" w:rsidR="00CE72C7" w:rsidDel="00F7105B" w:rsidRDefault="00CE72C7" w:rsidP="00CE72C7">
      <w:pPr>
        <w:pStyle w:val="ListParagraph"/>
        <w:numPr>
          <w:ilvl w:val="1"/>
          <w:numId w:val="1"/>
        </w:numPr>
        <w:rPr>
          <w:del w:id="17" w:author="Blank, Reinhold" w:date="2020-04-16T11:46:00Z"/>
        </w:rPr>
      </w:pPr>
      <w:del w:id="18" w:author="Blank, Reinhold" w:date="2020-04-16T11:46:00Z">
        <w:r w:rsidDel="00F7105B">
          <w:delText xml:space="preserve">Export DXF of the generated bundle segment graphical representation. </w:delText>
        </w:r>
      </w:del>
    </w:p>
    <w:p w14:paraId="3E4D1A88" w14:textId="71F628B8" w:rsidR="00534E16" w:rsidDel="00F7105B" w:rsidRDefault="00534E16" w:rsidP="00CE72C7">
      <w:pPr>
        <w:pStyle w:val="ListParagraph"/>
        <w:numPr>
          <w:ilvl w:val="1"/>
          <w:numId w:val="1"/>
        </w:numPr>
        <w:rPr>
          <w:del w:id="19" w:author="Blank, Reinhold" w:date="2020-04-16T11:46:00Z"/>
        </w:rPr>
      </w:pPr>
      <w:del w:id="20" w:author="Blank, Reinhold" w:date="2020-04-16T11:46:00Z">
        <w:r w:rsidDel="00F7105B">
          <w:delText>All graphics within the DXFs shall consist of circles</w:delText>
        </w:r>
      </w:del>
    </w:p>
    <w:p w14:paraId="728605F9" w14:textId="638E1ED7" w:rsidR="00CE72C7" w:rsidDel="00F7105B" w:rsidRDefault="00CE72C7" w:rsidP="00CE72C7">
      <w:pPr>
        <w:pStyle w:val="ListParagraph"/>
        <w:numPr>
          <w:ilvl w:val="2"/>
          <w:numId w:val="1"/>
        </w:numPr>
        <w:rPr>
          <w:del w:id="21" w:author="Blank, Reinhold" w:date="2020-04-16T11:46:00Z"/>
        </w:rPr>
      </w:pPr>
      <w:del w:id="22" w:author="Blank, Reinhold" w:date="2020-04-16T11:46:00Z">
        <w:r w:rsidDel="00F7105B">
          <w:delText>Note: E3.HarnessAnalyzer will be not be configured to show wire conductor colors in the bundle diameter graphical depiction.  Displaying the wire colors are shown in squares instead of circles.</w:delText>
        </w:r>
      </w:del>
    </w:p>
    <w:p w14:paraId="79F3D6A9" w14:textId="5E420E46" w:rsidR="001713D2" w:rsidDel="00F7105B" w:rsidRDefault="001713D2" w:rsidP="001713D2">
      <w:pPr>
        <w:pStyle w:val="ListParagraph"/>
        <w:rPr>
          <w:del w:id="23" w:author="Blank, Reinhold" w:date="2020-04-16T11:46:00Z"/>
        </w:rPr>
      </w:pPr>
    </w:p>
    <w:p w14:paraId="1A7F096F" w14:textId="272A6A0C" w:rsidR="001713D2" w:rsidDel="00F7105B" w:rsidRDefault="001713D2" w:rsidP="001713D2">
      <w:pPr>
        <w:pStyle w:val="ListParagraph"/>
        <w:rPr>
          <w:del w:id="24" w:author="Blank, Reinhold" w:date="2020-04-16T11:46:00Z"/>
        </w:rPr>
      </w:pPr>
    </w:p>
    <w:p w14:paraId="16999A81" w14:textId="0C1C7D58" w:rsidR="001713D2" w:rsidDel="00F7105B" w:rsidRDefault="001713D2" w:rsidP="001713D2">
      <w:pPr>
        <w:pStyle w:val="ListParagraph"/>
        <w:jc w:val="center"/>
        <w:rPr>
          <w:del w:id="25" w:author="Blank, Reinhold" w:date="2020-04-16T11:46:00Z"/>
        </w:rPr>
      </w:pPr>
      <w:del w:id="26" w:author="Blank, Reinhold" w:date="2020-04-16T11:46:00Z">
        <w:r w:rsidRPr="001713D2" w:rsidDel="00F7105B">
          <w:rPr>
            <w:noProof/>
          </w:rPr>
          <w:drawing>
            <wp:inline distT="0" distB="0" distL="0" distR="0" wp14:anchorId="1841DA52" wp14:editId="31612F44">
              <wp:extent cx="1266834" cy="105728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6834" cy="1057283"/>
                      </a:xfrm>
                      <a:prstGeom prst="rect">
                        <a:avLst/>
                      </a:prstGeom>
                    </pic:spPr>
                  </pic:pic>
                </a:graphicData>
              </a:graphic>
            </wp:inline>
          </w:drawing>
        </w:r>
      </w:del>
    </w:p>
    <w:p w14:paraId="1DC8FCAA" w14:textId="511AA7DF" w:rsidR="001713D2" w:rsidRPr="001713D2" w:rsidDel="00F7105B" w:rsidRDefault="001713D2" w:rsidP="001713D2">
      <w:pPr>
        <w:pStyle w:val="ListParagraph"/>
        <w:jc w:val="center"/>
        <w:rPr>
          <w:del w:id="27" w:author="Blank, Reinhold" w:date="2020-04-16T11:46:00Z"/>
          <w:i/>
          <w:iCs/>
        </w:rPr>
      </w:pPr>
      <w:commentRangeStart w:id="28"/>
      <w:del w:id="29" w:author="Blank, Reinhold" w:date="2020-04-16T11:46:00Z">
        <w:r w:rsidDel="00F7105B">
          <w:rPr>
            <w:i/>
            <w:iCs/>
          </w:rPr>
          <w:delText>Mockup showing the additional diameter graphic</w:delText>
        </w:r>
        <w:commentRangeEnd w:id="28"/>
        <w:r w:rsidR="00720D64" w:rsidDel="00F7105B">
          <w:rPr>
            <w:rStyle w:val="CommentReference"/>
            <w:rFonts w:ascii="Calibri" w:hAnsi="Calibri" w:cs="Calibri"/>
          </w:rPr>
          <w:commentReference w:id="28"/>
        </w:r>
      </w:del>
    </w:p>
    <w:p w14:paraId="4291C945" w14:textId="06A704D6" w:rsidR="001713D2" w:rsidDel="00F7105B" w:rsidRDefault="001713D2" w:rsidP="001713D2">
      <w:pPr>
        <w:pStyle w:val="ListParagraph"/>
        <w:rPr>
          <w:ins w:id="30" w:author="Nguyen, Khang" w:date="2020-04-06T20:40:00Z"/>
          <w:del w:id="31" w:author="Blank, Reinhold" w:date="2020-04-16T11:46:00Z"/>
        </w:rPr>
      </w:pPr>
    </w:p>
    <w:p w14:paraId="7B8B1B8D" w14:textId="59CB42C2" w:rsidR="000646EE" w:rsidDel="00F7105B" w:rsidRDefault="000646EE" w:rsidP="000646EE">
      <w:pPr>
        <w:pStyle w:val="ListParagraph"/>
        <w:jc w:val="center"/>
        <w:rPr>
          <w:del w:id="32" w:author="Blank, Reinhold" w:date="2020-04-16T11:46:00Z"/>
        </w:rPr>
      </w:pPr>
      <w:del w:id="33" w:author="Blank, Reinhold" w:date="2020-04-16T11:46:00Z">
        <w:r w:rsidRPr="000646EE" w:rsidDel="00F7105B">
          <w:rPr>
            <w:noProof/>
          </w:rPr>
          <w:drawing>
            <wp:inline distT="0" distB="0" distL="0" distR="0" wp14:anchorId="47B21645" wp14:editId="7B96D4D4">
              <wp:extent cx="1370111" cy="125763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0752" cy="1276586"/>
                      </a:xfrm>
                      <a:prstGeom prst="rect">
                        <a:avLst/>
                      </a:prstGeom>
                    </pic:spPr>
                  </pic:pic>
                </a:graphicData>
              </a:graphic>
            </wp:inline>
          </w:drawing>
        </w:r>
      </w:del>
    </w:p>
    <w:p w14:paraId="2F257F7D" w14:textId="0050873E" w:rsidR="000646EE" w:rsidDel="00F7105B" w:rsidRDefault="000646EE" w:rsidP="000646EE">
      <w:pPr>
        <w:pStyle w:val="ListParagraph"/>
        <w:jc w:val="center"/>
        <w:rPr>
          <w:del w:id="34" w:author="Blank, Reinhold" w:date="2020-04-16T11:46:00Z"/>
          <w:i/>
          <w:iCs/>
        </w:rPr>
      </w:pPr>
      <w:del w:id="35" w:author="Blank, Reinhold" w:date="2020-04-16T11:46:00Z">
        <w:r w:rsidDel="00F7105B">
          <w:rPr>
            <w:i/>
            <w:iCs/>
          </w:rPr>
          <w:delText>Another mockup</w:delText>
        </w:r>
      </w:del>
    </w:p>
    <w:p w14:paraId="73D7BCE2" w14:textId="77777777" w:rsidR="000646EE" w:rsidRPr="000646EE" w:rsidRDefault="000646EE" w:rsidP="000646EE">
      <w:pPr>
        <w:pStyle w:val="ListParagraph"/>
        <w:rPr>
          <w:i/>
          <w:iCs/>
          <w:rPrChange w:id="36" w:author="Nguyen, Khang" w:date="2020-04-06T20:40:00Z">
            <w:rPr/>
          </w:rPrChange>
        </w:rPr>
      </w:pPr>
    </w:p>
    <w:p w14:paraId="6DE328CA" w14:textId="56DD5217" w:rsidR="006408E3" w:rsidRDefault="00CE72C7" w:rsidP="006408E3">
      <w:pPr>
        <w:pStyle w:val="ListParagraph"/>
        <w:numPr>
          <w:ilvl w:val="0"/>
          <w:numId w:val="1"/>
        </w:numPr>
      </w:pPr>
      <w:r>
        <w:rPr>
          <w:b/>
          <w:bCs/>
        </w:rPr>
        <w:t xml:space="preserve">Excel: </w:t>
      </w:r>
      <w:r w:rsidR="006408E3">
        <w:t xml:space="preserve">Export an Excel </w:t>
      </w:r>
      <w:r w:rsidR="00BD3FDA">
        <w:t>document listing the radius, center x-axis, center y-axis values of the inner and outer diameter of each wire.</w:t>
      </w:r>
    </w:p>
    <w:p w14:paraId="4A385EE6" w14:textId="77777777" w:rsidR="00CE72C7" w:rsidRDefault="00CE72C7" w:rsidP="00CE72C7">
      <w:pPr>
        <w:pStyle w:val="ListParagraph"/>
      </w:pPr>
    </w:p>
    <w:p w14:paraId="3EA0CD96" w14:textId="36DFFEA2" w:rsidR="001713D2" w:rsidRDefault="001713D2" w:rsidP="00CE72C7">
      <w:pPr>
        <w:pStyle w:val="ListParagraph"/>
      </w:pPr>
      <w:r>
        <w:t>*</w:t>
      </w:r>
      <w:r w:rsidR="00125903">
        <w:t>The Wire ID</w:t>
      </w:r>
      <w:r>
        <w:t xml:space="preserve"> column value</w:t>
      </w:r>
      <w:r w:rsidR="00125903">
        <w:t xml:space="preserve"> shall be composed of the </w:t>
      </w:r>
      <w:commentRangeStart w:id="37"/>
      <w:r>
        <w:t>&lt;</w:t>
      </w:r>
      <w:r w:rsidR="00125903">
        <w:t>Cable Device Designation</w:t>
      </w:r>
      <w:commentRangeEnd w:id="37"/>
      <w:r w:rsidR="00720D64">
        <w:rPr>
          <w:rStyle w:val="CommentReference"/>
          <w:rFonts w:ascii="Calibri" w:hAnsi="Calibri" w:cs="Calibri"/>
        </w:rPr>
        <w:commentReference w:id="37"/>
      </w:r>
      <w:r>
        <w:t>&gt;:&lt;Wire Name&gt; + ID or OD string</w:t>
      </w:r>
    </w:p>
    <w:p w14:paraId="39FBC53D" w14:textId="77777777" w:rsidR="001713D2" w:rsidRDefault="001713D2" w:rsidP="001713D2">
      <w:pPr>
        <w:pStyle w:val="ListParagraph"/>
        <w:numPr>
          <w:ilvl w:val="1"/>
          <w:numId w:val="1"/>
        </w:numPr>
      </w:pPr>
      <w:r>
        <w:t xml:space="preserve">Example: </w:t>
      </w:r>
    </w:p>
    <w:p w14:paraId="0ACA9586" w14:textId="66B82AE4" w:rsidR="001713D2" w:rsidRDefault="001713D2" w:rsidP="001713D2">
      <w:pPr>
        <w:pStyle w:val="ListParagraph"/>
        <w:numPr>
          <w:ilvl w:val="2"/>
          <w:numId w:val="1"/>
        </w:numPr>
      </w:pPr>
      <w:r>
        <w:t>W350:0532-0.50 mm²-Black ID</w:t>
      </w:r>
    </w:p>
    <w:p w14:paraId="18D6D96C" w14:textId="73ADFFB3" w:rsidR="00125903" w:rsidRDefault="001713D2" w:rsidP="001713D2">
      <w:pPr>
        <w:pStyle w:val="ListParagraph"/>
        <w:numPr>
          <w:ilvl w:val="2"/>
          <w:numId w:val="1"/>
        </w:numPr>
      </w:pPr>
      <w:r>
        <w:t>W350:0532-0.50 mm²-Black OD</w:t>
      </w:r>
      <w:r w:rsidR="00125903">
        <w:t xml:space="preserve"> </w:t>
      </w:r>
    </w:p>
    <w:p w14:paraId="055FD05E" w14:textId="77777777" w:rsidR="00BD3FDA" w:rsidRDefault="00BD3FDA" w:rsidP="00BD3FDA"/>
    <w:tbl>
      <w:tblPr>
        <w:tblStyle w:val="TableGrid"/>
        <w:tblW w:w="0" w:type="auto"/>
        <w:tblLook w:val="04A0" w:firstRow="1" w:lastRow="0" w:firstColumn="1" w:lastColumn="0" w:noHBand="0" w:noVBand="1"/>
      </w:tblPr>
      <w:tblGrid>
        <w:gridCol w:w="4675"/>
        <w:gridCol w:w="4675"/>
      </w:tblGrid>
      <w:tr w:rsidR="00520E87" w14:paraId="68A714DD" w14:textId="77777777" w:rsidTr="00BD3FDA">
        <w:tc>
          <w:tcPr>
            <w:tcW w:w="4675" w:type="dxa"/>
          </w:tcPr>
          <w:p w14:paraId="47C9483E" w14:textId="77777777" w:rsidR="00520E87" w:rsidRPr="00520E87" w:rsidRDefault="00520E87" w:rsidP="00520E87">
            <w:pPr>
              <w:jc w:val="center"/>
              <w:rPr>
                <w:b/>
                <w:bCs/>
              </w:rPr>
            </w:pPr>
            <w:commentRangeStart w:id="38"/>
            <w:commentRangeStart w:id="39"/>
            <w:r w:rsidRPr="00520E87">
              <w:rPr>
                <w:b/>
                <w:bCs/>
              </w:rPr>
              <w:t>Column</w:t>
            </w:r>
          </w:p>
        </w:tc>
        <w:tc>
          <w:tcPr>
            <w:tcW w:w="4675" w:type="dxa"/>
          </w:tcPr>
          <w:p w14:paraId="0FE53ECE" w14:textId="77777777" w:rsidR="00520E87" w:rsidRPr="00520E87" w:rsidRDefault="00520E87" w:rsidP="00520E87">
            <w:pPr>
              <w:jc w:val="center"/>
              <w:rPr>
                <w:b/>
                <w:bCs/>
              </w:rPr>
            </w:pPr>
            <w:r w:rsidRPr="00520E87">
              <w:rPr>
                <w:b/>
                <w:bCs/>
              </w:rPr>
              <w:t>Value</w:t>
            </w:r>
            <w:commentRangeEnd w:id="38"/>
            <w:r w:rsidR="00125903">
              <w:rPr>
                <w:rStyle w:val="CommentReference"/>
              </w:rPr>
              <w:commentReference w:id="38"/>
            </w:r>
            <w:r w:rsidR="0007241F">
              <w:rPr>
                <w:rStyle w:val="CommentReference"/>
              </w:rPr>
              <w:commentReference w:id="39"/>
            </w:r>
          </w:p>
        </w:tc>
      </w:tr>
      <w:commentRangeEnd w:id="39"/>
      <w:tr w:rsidR="00BD3FDA" w14:paraId="1EA8CBEA" w14:textId="77777777" w:rsidTr="00BD3FDA">
        <w:tc>
          <w:tcPr>
            <w:tcW w:w="4675" w:type="dxa"/>
          </w:tcPr>
          <w:p w14:paraId="6CD84CAE" w14:textId="77777777" w:rsidR="00BD3FDA" w:rsidRDefault="00BD3FDA" w:rsidP="00BD3FDA">
            <w:r>
              <w:t>Wire ID</w:t>
            </w:r>
          </w:p>
        </w:tc>
        <w:tc>
          <w:tcPr>
            <w:tcW w:w="4675" w:type="dxa"/>
          </w:tcPr>
          <w:p w14:paraId="4102ACB7" w14:textId="77777777" w:rsidR="00BD3FDA" w:rsidRDefault="00930114" w:rsidP="00BD3FDA">
            <w:r>
              <w:t>List the inner and outer diameter per each wire ID in individual rows</w:t>
            </w:r>
            <w:r w:rsidR="00DE1788">
              <w:t xml:space="preserve">.  </w:t>
            </w:r>
            <w:r w:rsidR="00125903">
              <w:t>*</w:t>
            </w:r>
            <w:r w:rsidR="00DE1788" w:rsidRPr="00125903">
              <w:rPr>
                <w:color w:val="FF0000"/>
              </w:rPr>
              <w:t>The wire ID must match the same on the Zuken E</w:t>
            </w:r>
            <w:proofErr w:type="gramStart"/>
            <w:r w:rsidR="00DE1788" w:rsidRPr="00125903">
              <w:rPr>
                <w:color w:val="FF0000"/>
              </w:rPr>
              <w:t>3.series</w:t>
            </w:r>
            <w:proofErr w:type="gramEnd"/>
            <w:r w:rsidR="00DE1788" w:rsidRPr="00125903">
              <w:rPr>
                <w:color w:val="FF0000"/>
              </w:rPr>
              <w:t xml:space="preserve"> side.</w:t>
            </w:r>
            <w:r w:rsidR="00125903">
              <w:rPr>
                <w:color w:val="FF0000"/>
              </w:rPr>
              <w:t>*</w:t>
            </w:r>
          </w:p>
        </w:tc>
      </w:tr>
      <w:tr w:rsidR="00BD3FDA" w14:paraId="6F073127" w14:textId="77777777" w:rsidTr="00BD3FDA">
        <w:tc>
          <w:tcPr>
            <w:tcW w:w="4675" w:type="dxa"/>
          </w:tcPr>
          <w:p w14:paraId="4CA384E8" w14:textId="77777777" w:rsidR="00BD3FDA" w:rsidRDefault="00BD3FDA" w:rsidP="00BD3FDA">
            <w:r>
              <w:t>Radius</w:t>
            </w:r>
          </w:p>
        </w:tc>
        <w:tc>
          <w:tcPr>
            <w:tcW w:w="4675" w:type="dxa"/>
          </w:tcPr>
          <w:p w14:paraId="382E9B43" w14:textId="77777777" w:rsidR="00BD3FDA" w:rsidRDefault="00930114" w:rsidP="00BD3FDA">
            <w:r>
              <w:t>Radius of circle</w:t>
            </w:r>
          </w:p>
        </w:tc>
      </w:tr>
      <w:tr w:rsidR="00BD3FDA" w14:paraId="1F2D95E6" w14:textId="77777777" w:rsidTr="00BD3FDA">
        <w:tc>
          <w:tcPr>
            <w:tcW w:w="4675" w:type="dxa"/>
          </w:tcPr>
          <w:p w14:paraId="01F5A0E1" w14:textId="77777777" w:rsidR="00BD3FDA" w:rsidRDefault="00BD3FDA" w:rsidP="00BD3FDA">
            <w:r>
              <w:t>Center-X</w:t>
            </w:r>
          </w:p>
        </w:tc>
        <w:tc>
          <w:tcPr>
            <w:tcW w:w="4675" w:type="dxa"/>
          </w:tcPr>
          <w:p w14:paraId="47298705" w14:textId="77777777" w:rsidR="00BD3FDA" w:rsidRDefault="00930114" w:rsidP="00BD3FDA">
            <w:r>
              <w:t xml:space="preserve">Center X-axis coordinate of circle </w:t>
            </w:r>
          </w:p>
        </w:tc>
      </w:tr>
      <w:tr w:rsidR="00930114" w14:paraId="65E3F75E" w14:textId="77777777" w:rsidTr="00BD3FDA">
        <w:tc>
          <w:tcPr>
            <w:tcW w:w="4675" w:type="dxa"/>
          </w:tcPr>
          <w:p w14:paraId="32DC632F" w14:textId="77777777" w:rsidR="00930114" w:rsidRDefault="00930114" w:rsidP="00930114">
            <w:r>
              <w:t>Center-Y</w:t>
            </w:r>
          </w:p>
        </w:tc>
        <w:tc>
          <w:tcPr>
            <w:tcW w:w="4675" w:type="dxa"/>
          </w:tcPr>
          <w:p w14:paraId="4BD5D89E" w14:textId="77777777" w:rsidR="00930114" w:rsidRDefault="00930114" w:rsidP="00930114">
            <w:r>
              <w:t xml:space="preserve">Center Y-axis coordinate of circle </w:t>
            </w:r>
          </w:p>
        </w:tc>
      </w:tr>
      <w:tr w:rsidR="00390080" w14:paraId="08789AF2" w14:textId="77777777" w:rsidTr="00BD3FDA">
        <w:trPr>
          <w:ins w:id="40" w:author="Nguyen, Khang" w:date="2020-04-06T20:26:00Z"/>
        </w:trPr>
        <w:tc>
          <w:tcPr>
            <w:tcW w:w="4675" w:type="dxa"/>
          </w:tcPr>
          <w:p w14:paraId="00042C93" w14:textId="65087380" w:rsidR="00390080" w:rsidRDefault="00390080" w:rsidP="00930114">
            <w:pPr>
              <w:rPr>
                <w:ins w:id="41" w:author="Nguyen, Khang" w:date="2020-04-06T20:26:00Z"/>
              </w:rPr>
            </w:pPr>
            <w:ins w:id="42" w:author="Nguyen, Khang" w:date="2020-04-06T20:26:00Z">
              <w:r>
                <w:t>Signal Name</w:t>
              </w:r>
            </w:ins>
          </w:p>
        </w:tc>
        <w:tc>
          <w:tcPr>
            <w:tcW w:w="4675" w:type="dxa"/>
          </w:tcPr>
          <w:p w14:paraId="3B2EAB91" w14:textId="6D3A23B3" w:rsidR="00390080" w:rsidRDefault="00390080" w:rsidP="00930114">
            <w:pPr>
              <w:rPr>
                <w:ins w:id="43" w:author="Nguyen, Khang" w:date="2020-04-06T20:26:00Z"/>
              </w:rPr>
            </w:pPr>
            <w:ins w:id="44" w:author="Nguyen, Khang" w:date="2020-04-06T20:26:00Z">
              <w:r>
                <w:t>Net Na</w:t>
              </w:r>
            </w:ins>
            <w:ins w:id="45" w:author="Nguyen, Khang" w:date="2020-04-06T20:27:00Z">
              <w:r>
                <w:t xml:space="preserve">me/Signal Name </w:t>
              </w:r>
            </w:ins>
          </w:p>
        </w:tc>
      </w:tr>
    </w:tbl>
    <w:p w14:paraId="7595C669" w14:textId="77777777" w:rsidR="00BD3FDA" w:rsidRDefault="00BD3FDA" w:rsidP="00BD3FDA"/>
    <w:p w14:paraId="0DE98E41" w14:textId="77777777" w:rsidR="003C0A08" w:rsidRDefault="003C0A08" w:rsidP="003C0A08">
      <w:pPr>
        <w:pStyle w:val="ListParagraph"/>
        <w:numPr>
          <w:ilvl w:val="0"/>
          <w:numId w:val="1"/>
        </w:numPr>
      </w:pPr>
      <w:r>
        <w:t>The file name for the Excel and DXF outputs shall consist of the following naming structure:</w:t>
      </w:r>
    </w:p>
    <w:p w14:paraId="5402FA80" w14:textId="77777777" w:rsidR="003C0A08" w:rsidRDefault="003C0A08" w:rsidP="003C0A08">
      <w:pPr>
        <w:pStyle w:val="ListParagraph"/>
        <w:numPr>
          <w:ilvl w:val="2"/>
          <w:numId w:val="4"/>
        </w:numPr>
      </w:pPr>
      <w:r>
        <w:t>&lt;</w:t>
      </w:r>
      <w:proofErr w:type="spellStart"/>
      <w:r>
        <w:t>harness_filename</w:t>
      </w:r>
      <w:proofErr w:type="spellEnd"/>
      <w:r>
        <w:t>&gt;--</w:t>
      </w:r>
      <w:proofErr w:type="spellStart"/>
      <w:r>
        <w:t>segment_ID</w:t>
      </w:r>
      <w:proofErr w:type="spellEnd"/>
      <w:r>
        <w:t xml:space="preserve">_&lt;Segment name&gt;.xlsx </w:t>
      </w:r>
    </w:p>
    <w:p w14:paraId="1150E4C2" w14:textId="77777777" w:rsidR="003C0A08" w:rsidRDefault="003C0A08" w:rsidP="003C0A08">
      <w:pPr>
        <w:pStyle w:val="ListParagraph"/>
        <w:numPr>
          <w:ilvl w:val="2"/>
          <w:numId w:val="4"/>
        </w:numPr>
      </w:pPr>
      <w:r>
        <w:t>&lt;</w:t>
      </w:r>
      <w:proofErr w:type="spellStart"/>
      <w:r>
        <w:t>harness_filename</w:t>
      </w:r>
      <w:proofErr w:type="spellEnd"/>
      <w:r>
        <w:t>&gt;-</w:t>
      </w:r>
      <w:proofErr w:type="spellStart"/>
      <w:r>
        <w:t>segment_ID</w:t>
      </w:r>
      <w:proofErr w:type="spellEnd"/>
      <w:r>
        <w:t>_&lt;Segment name&gt;.</w:t>
      </w:r>
      <w:proofErr w:type="spellStart"/>
      <w:r>
        <w:t>dxf</w:t>
      </w:r>
      <w:proofErr w:type="spellEnd"/>
    </w:p>
    <w:p w14:paraId="67649B4D" w14:textId="77777777" w:rsidR="003C0A08" w:rsidRDefault="003C0A08" w:rsidP="003C0A08">
      <w:pPr>
        <w:pStyle w:val="ListParagraph"/>
        <w:numPr>
          <w:ilvl w:val="2"/>
          <w:numId w:val="4"/>
        </w:numPr>
      </w:pPr>
      <w:r>
        <w:t>&lt;</w:t>
      </w:r>
      <w:proofErr w:type="spellStart"/>
      <w:r>
        <w:t>harness_filename</w:t>
      </w:r>
      <w:proofErr w:type="spellEnd"/>
      <w:r>
        <w:t>&gt; refers to the HCV file name</w:t>
      </w:r>
    </w:p>
    <w:p w14:paraId="19A6B4FD" w14:textId="375BA285" w:rsidR="003C0A08" w:rsidRDefault="003C0A08" w:rsidP="003C0A08">
      <w:pPr>
        <w:pStyle w:val="ListParagraph"/>
        <w:numPr>
          <w:ilvl w:val="3"/>
          <w:numId w:val="4"/>
        </w:numPr>
      </w:pPr>
      <w:commentRangeStart w:id="46"/>
      <w:r>
        <w:t>Note: User is responsible for naming the HCV file</w:t>
      </w:r>
      <w:commentRangeEnd w:id="46"/>
      <w:r w:rsidR="00720D64">
        <w:rPr>
          <w:rStyle w:val="CommentReference"/>
          <w:rFonts w:ascii="Calibri" w:hAnsi="Calibri" w:cs="Calibri"/>
        </w:rPr>
        <w:commentReference w:id="46"/>
      </w:r>
      <w:r w:rsidR="00534E16">
        <w:t>*</w:t>
      </w:r>
    </w:p>
    <w:p w14:paraId="2B7A037C" w14:textId="77777777" w:rsidR="003C0A08" w:rsidRDefault="003C0A08" w:rsidP="003C0A08">
      <w:pPr>
        <w:pStyle w:val="ListParagraph"/>
        <w:numPr>
          <w:ilvl w:val="2"/>
          <w:numId w:val="4"/>
        </w:numPr>
      </w:pPr>
      <w:r>
        <w:t>&lt;Segment name&gt; refers to the Segment ID generated by E</w:t>
      </w:r>
      <w:proofErr w:type="gramStart"/>
      <w:r>
        <w:t>3.HarnessAnalayzer</w:t>
      </w:r>
      <w:proofErr w:type="gramEnd"/>
      <w:r>
        <w:t>.</w:t>
      </w:r>
    </w:p>
    <w:p w14:paraId="02E48105" w14:textId="77777777" w:rsidR="003C0A08" w:rsidRDefault="003C0A08" w:rsidP="003C0A08">
      <w:pPr>
        <w:pStyle w:val="ListParagraph"/>
        <w:ind w:left="2160"/>
      </w:pPr>
    </w:p>
    <w:p w14:paraId="13364F8C" w14:textId="77777777" w:rsidR="003C0A08" w:rsidRDefault="003C0A08" w:rsidP="003C0A08">
      <w:pPr>
        <w:pStyle w:val="ListParagraph"/>
        <w:ind w:left="2160"/>
      </w:pPr>
    </w:p>
    <w:p w14:paraId="25966037" w14:textId="77777777" w:rsidR="003C0A08" w:rsidRDefault="003C0A08" w:rsidP="003C0A08">
      <w:pPr>
        <w:pStyle w:val="ListParagraph"/>
        <w:ind w:left="2160"/>
      </w:pPr>
      <w:r w:rsidRPr="003C0A08">
        <w:rPr>
          <w:noProof/>
        </w:rPr>
        <w:drawing>
          <wp:inline distT="0" distB="0" distL="0" distR="0" wp14:anchorId="785F155F" wp14:editId="72C3DD43">
            <wp:extent cx="2647969" cy="88583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969" cy="885831"/>
                    </a:xfrm>
                    <a:prstGeom prst="rect">
                      <a:avLst/>
                    </a:prstGeom>
                  </pic:spPr>
                </pic:pic>
              </a:graphicData>
            </a:graphic>
          </wp:inline>
        </w:drawing>
      </w:r>
    </w:p>
    <w:p w14:paraId="14F5EADC" w14:textId="77777777" w:rsidR="003C0A08" w:rsidRDefault="003C0A08" w:rsidP="003C0A08">
      <w:r>
        <w:t>Example:</w:t>
      </w:r>
    </w:p>
    <w:p w14:paraId="393FBB56" w14:textId="77777777" w:rsidR="003C0A08" w:rsidRDefault="003C0A08" w:rsidP="003C0A08">
      <w:r w:rsidRPr="001713D2">
        <w:t>10-400-000</w:t>
      </w:r>
      <w:r>
        <w:t>123</w:t>
      </w:r>
      <w:r w:rsidRPr="001713D2">
        <w:t>-</w:t>
      </w:r>
      <w:r>
        <w:t>A0-</w:t>
      </w:r>
      <w:r w:rsidRPr="003C0A08">
        <w:t>segment_ID_BNS3296380</w:t>
      </w:r>
      <w:r>
        <w:t>.xlsx</w:t>
      </w:r>
    </w:p>
    <w:p w14:paraId="5D029BAC" w14:textId="2469C2AF" w:rsidR="003C0A08" w:rsidDel="00F7105B" w:rsidRDefault="003C0A08" w:rsidP="003C0A08">
      <w:pPr>
        <w:rPr>
          <w:del w:id="47" w:author="Blank, Reinhold" w:date="2020-04-16T11:47:00Z"/>
        </w:rPr>
      </w:pPr>
      <w:del w:id="48" w:author="Blank, Reinhold" w:date="2020-04-16T11:47:00Z">
        <w:r w:rsidRPr="001713D2" w:rsidDel="00F7105B">
          <w:delText>10-400-000</w:delText>
        </w:r>
        <w:r w:rsidDel="00F7105B">
          <w:delText>123</w:delText>
        </w:r>
        <w:r w:rsidRPr="001713D2" w:rsidDel="00F7105B">
          <w:delText>-</w:delText>
        </w:r>
        <w:r w:rsidDel="00F7105B">
          <w:delText>A0-</w:delText>
        </w:r>
        <w:r w:rsidRPr="003C0A08" w:rsidDel="00F7105B">
          <w:delText>segment_ID_BNS3296380</w:delText>
        </w:r>
        <w:r w:rsidDel="00F7105B">
          <w:delText>.dxf</w:delText>
        </w:r>
      </w:del>
    </w:p>
    <w:p w14:paraId="481AEF9F" w14:textId="77777777" w:rsidR="003C0A08" w:rsidRDefault="003C0A08" w:rsidP="003C0A08"/>
    <w:p w14:paraId="4C67944E" w14:textId="77777777" w:rsidR="003C0A08" w:rsidRDefault="003C0A08" w:rsidP="003C0A08">
      <w:pPr>
        <w:pStyle w:val="ListParagraph"/>
      </w:pPr>
    </w:p>
    <w:p w14:paraId="3CB1639B" w14:textId="77777777" w:rsidR="00AC0FF7" w:rsidRDefault="00EA6CFC" w:rsidP="001713D2">
      <w:pPr>
        <w:jc w:val="center"/>
      </w:pPr>
      <w:r>
        <w:rPr>
          <w:noProof/>
        </w:rPr>
        <w:drawing>
          <wp:inline distT="0" distB="0" distL="0" distR="0" wp14:anchorId="5F0C4800" wp14:editId="75332128">
            <wp:extent cx="4171950" cy="16573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1657350"/>
                    </a:xfrm>
                    <a:prstGeom prst="rect">
                      <a:avLst/>
                    </a:prstGeom>
                    <a:noFill/>
                    <a:ln>
                      <a:noFill/>
                    </a:ln>
                  </pic:spPr>
                </pic:pic>
              </a:graphicData>
            </a:graphic>
          </wp:inline>
        </w:drawing>
      </w:r>
    </w:p>
    <w:p w14:paraId="7C470107" w14:textId="4E29D249" w:rsidR="001713D2" w:rsidRPr="001713D2" w:rsidRDefault="001713D2" w:rsidP="001713D2">
      <w:pPr>
        <w:jc w:val="center"/>
        <w:rPr>
          <w:i/>
          <w:iCs/>
        </w:rPr>
      </w:pPr>
      <w:r>
        <w:rPr>
          <w:i/>
          <w:iCs/>
        </w:rPr>
        <w:t>Example</w:t>
      </w:r>
      <w:r w:rsidR="00390080">
        <w:rPr>
          <w:i/>
          <w:iCs/>
        </w:rPr>
        <w:t>:</w:t>
      </w:r>
      <w:r>
        <w:rPr>
          <w:i/>
          <w:iCs/>
        </w:rPr>
        <w:t xml:space="preserve"> </w:t>
      </w:r>
      <w:r w:rsidR="00390080">
        <w:rPr>
          <w:i/>
          <w:iCs/>
        </w:rPr>
        <w:t xml:space="preserve">Original </w:t>
      </w:r>
      <w:r>
        <w:rPr>
          <w:i/>
          <w:iCs/>
        </w:rPr>
        <w:t>Excel Output required for COMSOL import</w:t>
      </w:r>
    </w:p>
    <w:p w14:paraId="4AFF73EF" w14:textId="357526A4" w:rsidR="00AC0FF7" w:rsidRDefault="00AC0FF7" w:rsidP="00AC0FF7">
      <w:pPr>
        <w:rPr>
          <w:ins w:id="49" w:author="Nguyen, Khang" w:date="2020-04-06T20:33:00Z"/>
        </w:rPr>
      </w:pPr>
    </w:p>
    <w:p w14:paraId="6A583F89" w14:textId="568A626E" w:rsidR="00390080" w:rsidRDefault="00390080" w:rsidP="00AC0FF7">
      <w:pPr>
        <w:rPr>
          <w:ins w:id="50" w:author="Nguyen, Khang" w:date="2020-04-06T20:33:00Z"/>
        </w:rPr>
      </w:pPr>
    </w:p>
    <w:p w14:paraId="15EEF2E0" w14:textId="4CEDE344" w:rsidR="00390080" w:rsidRDefault="00390080">
      <w:pPr>
        <w:jc w:val="center"/>
        <w:rPr>
          <w:ins w:id="51" w:author="Nguyen, Khang" w:date="2020-04-06T20:33:00Z"/>
        </w:rPr>
        <w:pPrChange w:id="52" w:author="Nguyen, Khang" w:date="2020-04-06T20:35:00Z">
          <w:pPr/>
        </w:pPrChange>
      </w:pPr>
      <w:ins w:id="53" w:author="Nguyen, Khang" w:date="2020-04-06T20:33:00Z">
        <w:r w:rsidRPr="00390080">
          <w:rPr>
            <w:noProof/>
          </w:rPr>
          <w:drawing>
            <wp:inline distT="0" distB="0" distL="0" distR="0" wp14:anchorId="238CCE12" wp14:editId="6BCA5A0F">
              <wp:extent cx="3376637" cy="5953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6637" cy="595317"/>
                      </a:xfrm>
                      <a:prstGeom prst="rect">
                        <a:avLst/>
                      </a:prstGeom>
                    </pic:spPr>
                  </pic:pic>
                </a:graphicData>
              </a:graphic>
            </wp:inline>
          </w:drawing>
        </w:r>
      </w:ins>
    </w:p>
    <w:p w14:paraId="5D347E3E" w14:textId="2054F6AA" w:rsidR="00390080" w:rsidRDefault="00390080">
      <w:pPr>
        <w:jc w:val="center"/>
        <w:pPrChange w:id="54" w:author="Nguyen, Khang" w:date="2020-04-06T20:35:00Z">
          <w:pPr/>
        </w:pPrChange>
      </w:pPr>
      <w:r w:rsidRPr="00B42CE1">
        <w:t>Example: E3 wire naming with Cable Device Designation</w:t>
      </w:r>
    </w:p>
    <w:p w14:paraId="0FC1887A" w14:textId="77777777" w:rsidR="00390080" w:rsidRDefault="00390080" w:rsidP="00AC0FF7"/>
    <w:p w14:paraId="450F848C" w14:textId="77777777" w:rsidR="00AC0FF7" w:rsidRDefault="006408E3" w:rsidP="001713D2">
      <w:pPr>
        <w:jc w:val="center"/>
      </w:pPr>
      <w:r>
        <w:rPr>
          <w:noProof/>
        </w:rPr>
        <w:drawing>
          <wp:inline distT="0" distB="0" distL="0" distR="0" wp14:anchorId="458BF0B8" wp14:editId="249E9FFB">
            <wp:extent cx="4733960" cy="420055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60" cy="4200556"/>
                    </a:xfrm>
                    <a:prstGeom prst="rect">
                      <a:avLst/>
                    </a:prstGeom>
                  </pic:spPr>
                </pic:pic>
              </a:graphicData>
            </a:graphic>
          </wp:inline>
        </w:drawing>
      </w:r>
    </w:p>
    <w:p w14:paraId="7F5CB7D6" w14:textId="3FC280B6" w:rsidR="001713D2" w:rsidRPr="001713D2" w:rsidRDefault="001713D2" w:rsidP="001713D2">
      <w:pPr>
        <w:jc w:val="center"/>
        <w:rPr>
          <w:i/>
          <w:iCs/>
        </w:rPr>
      </w:pPr>
      <w:r>
        <w:rPr>
          <w:i/>
          <w:iCs/>
        </w:rPr>
        <w:t>Example view of COMSOL import of E</w:t>
      </w:r>
      <w:proofErr w:type="gramStart"/>
      <w:r>
        <w:rPr>
          <w:i/>
          <w:iCs/>
        </w:rPr>
        <w:t>3.HarnessAnalzyer</w:t>
      </w:r>
      <w:proofErr w:type="gramEnd"/>
      <w:r>
        <w:rPr>
          <w:i/>
          <w:iCs/>
        </w:rPr>
        <w:t xml:space="preserve"> </w:t>
      </w:r>
      <w:del w:id="55" w:author="Blank, Reinhold" w:date="2020-04-16T11:48:00Z">
        <w:r w:rsidDel="00F7105B">
          <w:rPr>
            <w:i/>
            <w:iCs/>
          </w:rPr>
          <w:delText>DXF</w:delText>
        </w:r>
      </w:del>
      <w:ins w:id="56" w:author="Blank, Reinhold" w:date="2020-04-16T11:48:00Z">
        <w:r w:rsidR="00F7105B">
          <w:rPr>
            <w:i/>
            <w:iCs/>
          </w:rPr>
          <w:t>Excel</w:t>
        </w:r>
      </w:ins>
    </w:p>
    <w:p w14:paraId="230589CD" w14:textId="77777777" w:rsidR="001713D2" w:rsidRDefault="001713D2" w:rsidP="001713D2">
      <w:pPr>
        <w:jc w:val="center"/>
      </w:pPr>
    </w:p>
    <w:p w14:paraId="26843718" w14:textId="751A5E93" w:rsidR="00AC0FF7" w:rsidRDefault="00534E16" w:rsidP="00534E16">
      <w:pPr>
        <w:pStyle w:val="ListParagraph"/>
        <w:numPr>
          <w:ilvl w:val="0"/>
          <w:numId w:val="1"/>
        </w:numPr>
      </w:pPr>
      <w:commentRangeStart w:id="57"/>
      <w:commentRangeStart w:id="58"/>
      <w:r>
        <w:t>Develop a method for automating the naming and save path of exporting the HCV file via the E3.3DRoutingBridge</w:t>
      </w:r>
    </w:p>
    <w:p w14:paraId="0FAB1628" w14:textId="0024DC19" w:rsidR="007D2558" w:rsidRDefault="007D2558" w:rsidP="00390080">
      <w:pPr>
        <w:pStyle w:val="ListParagraph"/>
        <w:numPr>
          <w:ilvl w:val="1"/>
          <w:numId w:val="1"/>
        </w:numPr>
      </w:pPr>
      <w:r>
        <w:t>User selects the active formboard sheet and runs the automated HCV method script</w:t>
      </w:r>
    </w:p>
    <w:p w14:paraId="2AF8EC84" w14:textId="46BD2BA6" w:rsidR="00534E16" w:rsidRDefault="00534E16" w:rsidP="00534E16">
      <w:pPr>
        <w:pStyle w:val="ListParagraph"/>
        <w:numPr>
          <w:ilvl w:val="1"/>
          <w:numId w:val="1"/>
        </w:numPr>
      </w:pPr>
      <w:r>
        <w:t>File name: &lt;Drawing Number&gt;.HCV</w:t>
      </w:r>
    </w:p>
    <w:p w14:paraId="6240661B" w14:textId="211C6262" w:rsidR="00534E16" w:rsidRDefault="00534E16" w:rsidP="00534E16">
      <w:pPr>
        <w:pStyle w:val="ListParagraph"/>
        <w:numPr>
          <w:ilvl w:val="2"/>
          <w:numId w:val="1"/>
        </w:numPr>
      </w:pPr>
      <w:r>
        <w:t xml:space="preserve">Where the attribute &lt;Drawing Number&gt; is derived from the </w:t>
      </w:r>
      <w:r w:rsidR="007D2558">
        <w:t>active formboard sheet properties</w:t>
      </w:r>
    </w:p>
    <w:p w14:paraId="58F71606" w14:textId="3DC5EBF3" w:rsidR="007D2558" w:rsidRDefault="007D2558" w:rsidP="007D2558">
      <w:pPr>
        <w:pStyle w:val="ListParagraph"/>
        <w:numPr>
          <w:ilvl w:val="1"/>
          <w:numId w:val="1"/>
        </w:numPr>
      </w:pPr>
      <w:r>
        <w:t>Provide a configurable export save path.  The path shall be generated with the following parameters:</w:t>
      </w:r>
    </w:p>
    <w:p w14:paraId="6CF9AA62" w14:textId="716ABA32" w:rsidR="007D2558" w:rsidRDefault="00B42CE1" w:rsidP="007D2558">
      <w:pPr>
        <w:pStyle w:val="ListParagraph"/>
        <w:numPr>
          <w:ilvl w:val="2"/>
          <w:numId w:val="1"/>
        </w:numPr>
      </w:pPr>
      <w:r w:rsidRPr="00B42CE1">
        <w:t>\\&lt;Server</w:t>
      </w:r>
      <w:r w:rsidR="007D2558">
        <w:t xml:space="preserve"> Path&gt;\&lt;E3 Project Name&gt;\&lt;Drawing Number&gt;\</w:t>
      </w:r>
    </w:p>
    <w:p w14:paraId="0345F85B" w14:textId="26E6B537" w:rsidR="007D2558" w:rsidRDefault="007D2558" w:rsidP="00390080">
      <w:pPr>
        <w:pStyle w:val="ListParagraph"/>
        <w:numPr>
          <w:ilvl w:val="3"/>
          <w:numId w:val="1"/>
        </w:numPr>
      </w:pPr>
      <w:r>
        <w:t>Where the &lt;E3 Project Name&gt; value is derived from the E3 Project Name</w:t>
      </w:r>
    </w:p>
    <w:p w14:paraId="2E556A0A" w14:textId="77777777" w:rsidR="007D2558" w:rsidRDefault="007D2558" w:rsidP="00390080">
      <w:pPr>
        <w:pStyle w:val="ListParagraph"/>
        <w:numPr>
          <w:ilvl w:val="3"/>
          <w:numId w:val="1"/>
        </w:numPr>
      </w:pPr>
      <w:r>
        <w:t>Where the attribute &lt;Drawing Number&gt; is derived from the active formboard sheet properties</w:t>
      </w:r>
      <w:commentRangeEnd w:id="57"/>
      <w:r w:rsidR="00B42CE1">
        <w:rPr>
          <w:rStyle w:val="CommentReference"/>
          <w:rFonts w:ascii="Calibri" w:hAnsi="Calibri" w:cs="Calibri"/>
        </w:rPr>
        <w:commentReference w:id="57"/>
      </w:r>
      <w:commentRangeEnd w:id="58"/>
      <w:r w:rsidR="00CE72C7">
        <w:rPr>
          <w:rStyle w:val="CommentReference"/>
          <w:rFonts w:ascii="Calibri" w:hAnsi="Calibri" w:cs="Calibri"/>
        </w:rPr>
        <w:commentReference w:id="58"/>
      </w:r>
    </w:p>
    <w:p w14:paraId="426D5B24" w14:textId="77777777" w:rsidR="007D2558" w:rsidRDefault="007D2558" w:rsidP="00390080">
      <w:pPr>
        <w:pStyle w:val="ListParagraph"/>
        <w:ind w:left="2880"/>
      </w:pPr>
    </w:p>
    <w:p w14:paraId="39426158" w14:textId="77777777" w:rsidR="00AC0FF7" w:rsidRDefault="00AC0FF7" w:rsidP="00AC0FF7"/>
    <w:p w14:paraId="429D4DB4" w14:textId="49321126" w:rsidR="00AC0FF7" w:rsidRDefault="00AC0FF7" w:rsidP="00AC0FF7">
      <w:pPr>
        <w:rPr>
          <w:i/>
          <w:iCs/>
        </w:rPr>
      </w:pPr>
      <w:r>
        <w:rPr>
          <w:i/>
          <w:iCs/>
        </w:rPr>
        <w:t>Phase 2</w:t>
      </w:r>
      <w:ins w:id="59" w:author="Nguyen, Khang" w:date="2020-04-08T09:22:00Z">
        <w:r w:rsidR="00C078A9">
          <w:rPr>
            <w:i/>
            <w:iCs/>
          </w:rPr>
          <w:t xml:space="preserve"> </w:t>
        </w:r>
      </w:ins>
    </w:p>
    <w:p w14:paraId="20C8BAE5" w14:textId="0AA14509" w:rsidR="00CE72C7" w:rsidRDefault="00602B61" w:rsidP="00AC0FF7">
      <w:pPr>
        <w:rPr>
          <w:i/>
          <w:iCs/>
        </w:rPr>
      </w:pPr>
      <w:r>
        <w:rPr>
          <w:i/>
          <w:iCs/>
        </w:rPr>
        <w:t xml:space="preserve">Important: as of </w:t>
      </w:r>
      <w:proofErr w:type="gramStart"/>
      <w:r>
        <w:rPr>
          <w:i/>
          <w:iCs/>
        </w:rPr>
        <w:t>April 15</w:t>
      </w:r>
      <w:r w:rsidRPr="00602B61">
        <w:rPr>
          <w:i/>
          <w:iCs/>
          <w:vertAlign w:val="superscript"/>
        </w:rPr>
        <w:t>th</w:t>
      </w:r>
      <w:r>
        <w:rPr>
          <w:i/>
          <w:iCs/>
        </w:rPr>
        <w:t>, 2020</w:t>
      </w:r>
      <w:proofErr w:type="gramEnd"/>
      <w:r>
        <w:rPr>
          <w:i/>
          <w:iCs/>
        </w:rPr>
        <w:t xml:space="preserve"> it is not possible to commit to the implementation of Phase 2.  Zuken requires the harness team to verify that the results from Phase 1 meets expectations and can be loaded into COMSOL.</w:t>
      </w:r>
    </w:p>
    <w:p w14:paraId="27BAB8FA" w14:textId="77777777" w:rsidR="00555459" w:rsidRDefault="00555459" w:rsidP="00AC0FF7">
      <w:pPr>
        <w:rPr>
          <w:i/>
          <w:iCs/>
        </w:rPr>
      </w:pPr>
    </w:p>
    <w:p w14:paraId="41570658" w14:textId="77777777" w:rsidR="00555459" w:rsidRDefault="001713D2" w:rsidP="003C0A08">
      <w:pPr>
        <w:pStyle w:val="ListParagraph"/>
        <w:numPr>
          <w:ilvl w:val="0"/>
          <w:numId w:val="5"/>
        </w:numPr>
      </w:pPr>
      <w:commentRangeStart w:id="60"/>
      <w:r>
        <w:t>Enhance the export capability to p</w:t>
      </w:r>
      <w:r w:rsidR="00555459">
        <w:t>rovide a batch export of every segment within the harness:</w:t>
      </w:r>
    </w:p>
    <w:p w14:paraId="429B284C" w14:textId="12A70D6F" w:rsidR="00555459" w:rsidDel="00F7105B" w:rsidRDefault="00555459" w:rsidP="00555459">
      <w:pPr>
        <w:pStyle w:val="ListParagraph"/>
        <w:numPr>
          <w:ilvl w:val="0"/>
          <w:numId w:val="2"/>
        </w:numPr>
        <w:rPr>
          <w:del w:id="61" w:author="Blank, Reinhold" w:date="2020-04-16T11:48:00Z"/>
        </w:rPr>
      </w:pPr>
      <w:del w:id="62" w:author="Blank, Reinhold" w:date="2020-04-16T11:48:00Z">
        <w:r w:rsidDel="00F7105B">
          <w:delText>DXF</w:delText>
        </w:r>
      </w:del>
    </w:p>
    <w:p w14:paraId="5565CCA4" w14:textId="77777777" w:rsidR="00555459" w:rsidRDefault="00555459" w:rsidP="00555459">
      <w:pPr>
        <w:pStyle w:val="ListParagraph"/>
        <w:numPr>
          <w:ilvl w:val="0"/>
          <w:numId w:val="2"/>
        </w:numPr>
      </w:pPr>
      <w:r>
        <w:t xml:space="preserve">Excel </w:t>
      </w:r>
    </w:p>
    <w:p w14:paraId="3D689209" w14:textId="77777777" w:rsidR="003C0A08" w:rsidRDefault="00555459" w:rsidP="003C0A08">
      <w:pPr>
        <w:pStyle w:val="ListParagraph"/>
        <w:numPr>
          <w:ilvl w:val="1"/>
          <w:numId w:val="5"/>
        </w:numPr>
      </w:pPr>
      <w:r>
        <w:t>Each file name will consist</w:t>
      </w:r>
      <w:r w:rsidR="003C0A08">
        <w:t>:</w:t>
      </w:r>
      <w:r>
        <w:t xml:space="preserve"> </w:t>
      </w:r>
    </w:p>
    <w:p w14:paraId="6FB730AB" w14:textId="77777777" w:rsidR="003C0A08" w:rsidRDefault="00555459" w:rsidP="003C0A08">
      <w:pPr>
        <w:pStyle w:val="ListParagraph"/>
        <w:numPr>
          <w:ilvl w:val="2"/>
          <w:numId w:val="5"/>
        </w:numPr>
      </w:pPr>
      <w:r>
        <w:t>&lt;</w:t>
      </w:r>
      <w:proofErr w:type="spellStart"/>
      <w:r>
        <w:t>harness_filename</w:t>
      </w:r>
      <w:proofErr w:type="spellEnd"/>
      <w:r>
        <w:t>&gt;</w:t>
      </w:r>
      <w:r w:rsidR="003C0A08">
        <w:t>--</w:t>
      </w:r>
      <w:proofErr w:type="spellStart"/>
      <w:r w:rsidR="003C0A08">
        <w:t>segment_ID</w:t>
      </w:r>
      <w:proofErr w:type="spellEnd"/>
      <w:r w:rsidR="003C0A08">
        <w:t>_</w:t>
      </w:r>
      <w:r>
        <w:t xml:space="preserve">&lt;Segment name&gt;.xlsx </w:t>
      </w:r>
    </w:p>
    <w:p w14:paraId="61D3024F" w14:textId="519613E7" w:rsidR="00555459" w:rsidDel="00F7105B" w:rsidRDefault="00555459" w:rsidP="003C0A08">
      <w:pPr>
        <w:pStyle w:val="ListParagraph"/>
        <w:numPr>
          <w:ilvl w:val="2"/>
          <w:numId w:val="5"/>
        </w:numPr>
        <w:rPr>
          <w:del w:id="63" w:author="Blank, Reinhold" w:date="2020-04-16T11:49:00Z"/>
        </w:rPr>
      </w:pPr>
      <w:del w:id="64" w:author="Blank, Reinhold" w:date="2020-04-16T11:49:00Z">
        <w:r w:rsidDel="00F7105B">
          <w:delText>&lt;harness_filename&gt;</w:delText>
        </w:r>
        <w:r w:rsidR="003C0A08" w:rsidDel="00F7105B">
          <w:delText>-segment_ID_</w:delText>
        </w:r>
        <w:r w:rsidDel="00F7105B">
          <w:delText>&lt;Segment name&gt;.dxf</w:delText>
        </w:r>
        <w:commentRangeEnd w:id="60"/>
        <w:r w:rsidR="00B42CE1" w:rsidDel="00F7105B">
          <w:rPr>
            <w:rStyle w:val="CommentReference"/>
            <w:rFonts w:ascii="Calibri" w:hAnsi="Calibri" w:cs="Calibri"/>
          </w:rPr>
          <w:commentReference w:id="60"/>
        </w:r>
      </w:del>
    </w:p>
    <w:p w14:paraId="770C8A01" w14:textId="77777777" w:rsidR="003C0A08" w:rsidRDefault="003C0A08" w:rsidP="00555459"/>
    <w:p w14:paraId="37174B7D" w14:textId="77777777" w:rsidR="003C0A08" w:rsidRDefault="003C0A08" w:rsidP="003C0A08">
      <w:pPr>
        <w:ind w:left="720"/>
      </w:pPr>
      <w:r>
        <w:t>Example:</w:t>
      </w:r>
    </w:p>
    <w:p w14:paraId="13B7CF75" w14:textId="77777777" w:rsidR="003C0A08" w:rsidRDefault="003C0A08" w:rsidP="003C0A08">
      <w:pPr>
        <w:ind w:left="720"/>
      </w:pPr>
      <w:commentRangeStart w:id="65"/>
      <w:r w:rsidRPr="001713D2">
        <w:t>10-400-000</w:t>
      </w:r>
      <w:r>
        <w:t>123</w:t>
      </w:r>
      <w:r w:rsidRPr="001713D2">
        <w:t>-</w:t>
      </w:r>
      <w:r>
        <w:t>A0-</w:t>
      </w:r>
      <w:r w:rsidRPr="003C0A08">
        <w:t>segment_ID_BNS3296380</w:t>
      </w:r>
      <w:r>
        <w:t>.xlsx</w:t>
      </w:r>
    </w:p>
    <w:p w14:paraId="0D9E7534" w14:textId="54C5B8A7" w:rsidR="003C0A08" w:rsidDel="00F7105B" w:rsidRDefault="003C0A08" w:rsidP="003C0A08">
      <w:pPr>
        <w:ind w:left="720"/>
        <w:rPr>
          <w:del w:id="66" w:author="Blank, Reinhold" w:date="2020-04-16T11:49:00Z"/>
        </w:rPr>
      </w:pPr>
      <w:del w:id="67" w:author="Blank, Reinhold" w:date="2020-04-16T11:49:00Z">
        <w:r w:rsidRPr="001713D2" w:rsidDel="00F7105B">
          <w:delText>10-400-000</w:delText>
        </w:r>
        <w:r w:rsidDel="00F7105B">
          <w:delText>123</w:delText>
        </w:r>
        <w:r w:rsidRPr="001713D2" w:rsidDel="00F7105B">
          <w:delText>-</w:delText>
        </w:r>
        <w:r w:rsidDel="00F7105B">
          <w:delText>A0-</w:delText>
        </w:r>
        <w:r w:rsidRPr="003C0A08" w:rsidDel="00F7105B">
          <w:delText>segment_ID_BNS3296380</w:delText>
        </w:r>
        <w:r w:rsidDel="00F7105B">
          <w:delText>.dxf</w:delText>
        </w:r>
        <w:commentRangeEnd w:id="65"/>
        <w:r w:rsidR="00720D64" w:rsidDel="00F7105B">
          <w:rPr>
            <w:rStyle w:val="CommentReference"/>
          </w:rPr>
          <w:commentReference w:id="65"/>
        </w:r>
      </w:del>
    </w:p>
    <w:p w14:paraId="7CB21B7B" w14:textId="7B7F6FCE" w:rsidR="00720D64" w:rsidRDefault="00720D64" w:rsidP="003C0A08">
      <w:pPr>
        <w:ind w:left="720"/>
      </w:pPr>
    </w:p>
    <w:p w14:paraId="1302FA20" w14:textId="77777777" w:rsidR="003C0A08" w:rsidRDefault="003C0A08" w:rsidP="00555459"/>
    <w:p w14:paraId="744253DF" w14:textId="77777777" w:rsidR="001713D2" w:rsidRDefault="001713D2" w:rsidP="00555459"/>
    <w:p w14:paraId="2F987F55" w14:textId="77777777" w:rsidR="001713D2" w:rsidRDefault="001713D2" w:rsidP="003C0A08">
      <w:pPr>
        <w:pStyle w:val="ListParagraph"/>
        <w:numPr>
          <w:ilvl w:val="0"/>
          <w:numId w:val="5"/>
        </w:numPr>
      </w:pPr>
      <w:r>
        <w:t>Provide a configurable setting for the batch export to save the files to a definable file directory on the network share.</w:t>
      </w:r>
    </w:p>
    <w:p w14:paraId="0859BA52" w14:textId="77777777" w:rsidR="001713D2" w:rsidRDefault="001713D2" w:rsidP="003C0A08">
      <w:pPr>
        <w:pStyle w:val="ListParagraph"/>
        <w:numPr>
          <w:ilvl w:val="1"/>
          <w:numId w:val="5"/>
        </w:numPr>
      </w:pPr>
      <w:r>
        <w:t>Generate a folder per harness file name</w:t>
      </w:r>
    </w:p>
    <w:p w14:paraId="754D987A" w14:textId="77777777" w:rsidR="001713D2" w:rsidRDefault="001713D2" w:rsidP="003C0A08">
      <w:pPr>
        <w:pStyle w:val="ListParagraph"/>
        <w:numPr>
          <w:ilvl w:val="2"/>
          <w:numId w:val="5"/>
        </w:numPr>
      </w:pPr>
      <w:r>
        <w:t xml:space="preserve">Example: If the HCV file name is called </w:t>
      </w:r>
      <w:r w:rsidRPr="001713D2">
        <w:t>10-400-000</w:t>
      </w:r>
      <w:r>
        <w:t>123</w:t>
      </w:r>
      <w:r w:rsidRPr="001713D2">
        <w:t>-</w:t>
      </w:r>
      <w:r>
        <w:t>A0</w:t>
      </w:r>
      <w:r w:rsidRPr="001713D2">
        <w:t>.hcv</w:t>
      </w:r>
    </w:p>
    <w:p w14:paraId="3CDF8578" w14:textId="77777777" w:rsidR="001713D2" w:rsidRDefault="001713D2" w:rsidP="003C0A08">
      <w:pPr>
        <w:pStyle w:val="ListParagraph"/>
        <w:numPr>
          <w:ilvl w:val="3"/>
          <w:numId w:val="5"/>
        </w:numPr>
      </w:pPr>
      <w:r>
        <w:t>Generate a folder called &lt;network path&gt;\</w:t>
      </w:r>
      <w:r w:rsidRPr="001713D2">
        <w:t>10-400-000</w:t>
      </w:r>
      <w:r>
        <w:t>123</w:t>
      </w:r>
      <w:r w:rsidRPr="001713D2">
        <w:t>-</w:t>
      </w:r>
      <w:r>
        <w:t>A0\</w:t>
      </w:r>
    </w:p>
    <w:p w14:paraId="66101DE4" w14:textId="77777777" w:rsidR="001713D2" w:rsidRDefault="001713D2" w:rsidP="003C0A08">
      <w:pPr>
        <w:pStyle w:val="ListParagraph"/>
        <w:numPr>
          <w:ilvl w:val="4"/>
          <w:numId w:val="5"/>
        </w:numPr>
      </w:pPr>
      <w:r>
        <w:t xml:space="preserve">Contents inside this folder: </w:t>
      </w:r>
    </w:p>
    <w:p w14:paraId="135790BE" w14:textId="77777777" w:rsidR="003C0A08" w:rsidRDefault="003C0A08" w:rsidP="003C0A08">
      <w:pPr>
        <w:pStyle w:val="ListParagraph"/>
        <w:numPr>
          <w:ilvl w:val="5"/>
          <w:numId w:val="5"/>
        </w:numPr>
      </w:pPr>
      <w:r w:rsidRPr="001713D2">
        <w:t>10-400-000</w:t>
      </w:r>
      <w:r>
        <w:t>123</w:t>
      </w:r>
      <w:r w:rsidRPr="001713D2">
        <w:t>-</w:t>
      </w:r>
      <w:r>
        <w:t>A0-</w:t>
      </w:r>
      <w:r w:rsidRPr="003C0A08">
        <w:t>segment_ID_BNS3296380</w:t>
      </w:r>
      <w:r>
        <w:t>.xlsx</w:t>
      </w:r>
    </w:p>
    <w:p w14:paraId="2158857E" w14:textId="60423056" w:rsidR="003C0A08" w:rsidDel="00F7105B" w:rsidRDefault="003C0A08" w:rsidP="003C0A08">
      <w:pPr>
        <w:pStyle w:val="ListParagraph"/>
        <w:numPr>
          <w:ilvl w:val="5"/>
          <w:numId w:val="5"/>
        </w:numPr>
        <w:rPr>
          <w:del w:id="68" w:author="Blank, Reinhold" w:date="2020-04-16T11:49:00Z"/>
        </w:rPr>
      </w:pPr>
      <w:del w:id="69" w:author="Blank, Reinhold" w:date="2020-04-16T11:49:00Z">
        <w:r w:rsidRPr="001713D2" w:rsidDel="00F7105B">
          <w:delText>10-400-000</w:delText>
        </w:r>
        <w:r w:rsidDel="00F7105B">
          <w:delText>123</w:delText>
        </w:r>
        <w:r w:rsidRPr="001713D2" w:rsidDel="00F7105B">
          <w:delText>-</w:delText>
        </w:r>
        <w:r w:rsidDel="00F7105B">
          <w:delText>A0-</w:delText>
        </w:r>
        <w:r w:rsidRPr="003C0A08" w:rsidDel="00F7105B">
          <w:delText>segment_ID_BNS3296380</w:delText>
        </w:r>
        <w:r w:rsidDel="00F7105B">
          <w:delText>.dxf</w:delText>
        </w:r>
      </w:del>
    </w:p>
    <w:p w14:paraId="5C05FCA7" w14:textId="77777777" w:rsidR="003C0A08" w:rsidRDefault="003C0A08" w:rsidP="003C0A08">
      <w:pPr>
        <w:pStyle w:val="ListParagraph"/>
        <w:numPr>
          <w:ilvl w:val="5"/>
          <w:numId w:val="5"/>
        </w:numPr>
      </w:pPr>
      <w:r w:rsidRPr="001713D2">
        <w:t>10-400-000</w:t>
      </w:r>
      <w:r>
        <w:t>123</w:t>
      </w:r>
      <w:r w:rsidRPr="001713D2">
        <w:t>-</w:t>
      </w:r>
      <w:r>
        <w:t>A0-</w:t>
      </w:r>
      <w:r w:rsidRPr="003C0A08">
        <w:t>segment_ID_BNS3296382</w:t>
      </w:r>
      <w:r>
        <w:t>.xlsx</w:t>
      </w:r>
    </w:p>
    <w:p w14:paraId="6CBA7040" w14:textId="01CFFBB1" w:rsidR="003C0A08" w:rsidDel="00F7105B" w:rsidRDefault="003C0A08" w:rsidP="003C0A08">
      <w:pPr>
        <w:pStyle w:val="ListParagraph"/>
        <w:numPr>
          <w:ilvl w:val="5"/>
          <w:numId w:val="5"/>
        </w:numPr>
        <w:rPr>
          <w:del w:id="70" w:author="Blank, Reinhold" w:date="2020-04-16T11:49:00Z"/>
        </w:rPr>
      </w:pPr>
      <w:del w:id="71" w:author="Blank, Reinhold" w:date="2020-04-16T11:49:00Z">
        <w:r w:rsidRPr="001713D2" w:rsidDel="00F7105B">
          <w:delText>10-400-000</w:delText>
        </w:r>
        <w:r w:rsidDel="00F7105B">
          <w:delText>123</w:delText>
        </w:r>
        <w:r w:rsidRPr="001713D2" w:rsidDel="00F7105B">
          <w:delText>-</w:delText>
        </w:r>
        <w:r w:rsidDel="00F7105B">
          <w:delText>A0-</w:delText>
        </w:r>
        <w:r w:rsidRPr="003C0A08" w:rsidDel="00F7105B">
          <w:delText>segment_ID_BNS3296382</w:delText>
        </w:r>
        <w:r w:rsidDel="00F7105B">
          <w:delText>.dxf</w:delText>
        </w:r>
      </w:del>
    </w:p>
    <w:p w14:paraId="4771426F" w14:textId="77777777" w:rsidR="00555459" w:rsidRDefault="00555459" w:rsidP="00555459"/>
    <w:p w14:paraId="5F0E677A" w14:textId="77777777" w:rsidR="00555459" w:rsidRDefault="00555459" w:rsidP="00555459"/>
    <w:p w14:paraId="46A49447" w14:textId="6E9D6AED" w:rsidR="00555459" w:rsidRPr="00602B61" w:rsidRDefault="000646EE" w:rsidP="000646EE">
      <w:pPr>
        <w:pStyle w:val="ListParagraph"/>
        <w:numPr>
          <w:ilvl w:val="0"/>
          <w:numId w:val="5"/>
        </w:numPr>
        <w:rPr>
          <w:strike/>
        </w:rPr>
      </w:pPr>
      <w:commentRangeStart w:id="72"/>
      <w:r w:rsidRPr="00602B61">
        <w:rPr>
          <w:strike/>
        </w:rPr>
        <w:t>Provide a method for searching the Segment ID within E</w:t>
      </w:r>
      <w:proofErr w:type="gramStart"/>
      <w:r w:rsidRPr="00602B61">
        <w:rPr>
          <w:strike/>
        </w:rPr>
        <w:t>3.HarnessAnalyzer</w:t>
      </w:r>
      <w:proofErr w:type="gramEnd"/>
      <w:r w:rsidRPr="00602B61">
        <w:rPr>
          <w:strike/>
        </w:rPr>
        <w:t xml:space="preserve"> for troubleshooting purposes</w:t>
      </w:r>
      <w:commentRangeEnd w:id="72"/>
      <w:r w:rsidRPr="00602B61">
        <w:rPr>
          <w:rStyle w:val="CommentReference"/>
          <w:rFonts w:ascii="Calibri" w:hAnsi="Calibri" w:cs="Calibri"/>
          <w:strike/>
        </w:rPr>
        <w:commentReference w:id="72"/>
      </w:r>
    </w:p>
    <w:p w14:paraId="281BF405" w14:textId="73594632" w:rsidR="000646EE" w:rsidRPr="00602B61" w:rsidRDefault="000646EE" w:rsidP="000646EE">
      <w:pPr>
        <w:pStyle w:val="ListParagraph"/>
        <w:numPr>
          <w:ilvl w:val="1"/>
          <w:numId w:val="5"/>
        </w:numPr>
        <w:rPr>
          <w:strike/>
        </w:rPr>
      </w:pPr>
      <w:r w:rsidRPr="00602B61">
        <w:rPr>
          <w:strike/>
        </w:rPr>
        <w:t>Match Segment ID with Branch ID from E</w:t>
      </w:r>
      <w:proofErr w:type="gramStart"/>
      <w:r w:rsidRPr="00602B61">
        <w:rPr>
          <w:strike/>
        </w:rPr>
        <w:t>3.formboard</w:t>
      </w:r>
      <w:proofErr w:type="gramEnd"/>
      <w:r w:rsidRPr="00602B61">
        <w:rPr>
          <w:strike/>
        </w:rPr>
        <w:t>.</w:t>
      </w:r>
    </w:p>
    <w:p w14:paraId="42E6E493" w14:textId="6C6D08D0" w:rsidR="000646EE" w:rsidRPr="00602B61" w:rsidRDefault="000646EE" w:rsidP="000646EE">
      <w:pPr>
        <w:pStyle w:val="ListParagraph"/>
        <w:numPr>
          <w:ilvl w:val="1"/>
          <w:numId w:val="5"/>
        </w:numPr>
        <w:rPr>
          <w:strike/>
        </w:rPr>
      </w:pPr>
      <w:r w:rsidRPr="00602B61">
        <w:rPr>
          <w:strike/>
        </w:rPr>
        <w:t xml:space="preserve">Use case is if user is reviewing the Excel spreadsheet and needs to quickly determine which branch </w:t>
      </w:r>
      <w:proofErr w:type="gramStart"/>
      <w:r w:rsidRPr="00602B61">
        <w:rPr>
          <w:strike/>
        </w:rPr>
        <w:t>this references</w:t>
      </w:r>
      <w:proofErr w:type="gramEnd"/>
      <w:r w:rsidRPr="00602B61">
        <w:rPr>
          <w:strike/>
        </w:rPr>
        <w:t xml:space="preserve"> to.</w:t>
      </w:r>
    </w:p>
    <w:p w14:paraId="3CFEDAB9" w14:textId="0EAC70AB" w:rsidR="000646EE" w:rsidRPr="00602B61" w:rsidRDefault="000646EE" w:rsidP="000646EE">
      <w:pPr>
        <w:pStyle w:val="ListParagraph"/>
        <w:numPr>
          <w:ilvl w:val="5"/>
          <w:numId w:val="5"/>
        </w:numPr>
        <w:rPr>
          <w:strike/>
        </w:rPr>
      </w:pPr>
      <w:r w:rsidRPr="00602B61">
        <w:rPr>
          <w:strike/>
        </w:rPr>
        <w:t>10-400-000123-A0-segment_ID_BNS3296380.xlsx quickly be able to reference where ID_BNS3296380 is within the formboard drawing.</w:t>
      </w:r>
    </w:p>
    <w:p w14:paraId="2DF800A9" w14:textId="77777777" w:rsidR="000646EE" w:rsidRDefault="000646EE">
      <w:pPr>
        <w:pStyle w:val="ListParagraph"/>
        <w:ind w:left="2160"/>
        <w:pPrChange w:id="73" w:author="Nguyen, Khang" w:date="2020-04-06T20:44:00Z">
          <w:pPr/>
        </w:pPrChange>
      </w:pPr>
    </w:p>
    <w:p w14:paraId="32D94348" w14:textId="77777777" w:rsidR="00555459" w:rsidRDefault="00555459" w:rsidP="00555459"/>
    <w:p w14:paraId="53F6F2AD" w14:textId="77777777" w:rsidR="00555459" w:rsidRPr="003C0A08" w:rsidRDefault="003C0A08" w:rsidP="00555459">
      <w:pPr>
        <w:rPr>
          <w:b/>
          <w:bCs/>
        </w:rPr>
      </w:pPr>
      <w:r w:rsidRPr="003C0A08">
        <w:rPr>
          <w:b/>
          <w:bCs/>
          <w:i/>
          <w:iCs/>
        </w:rPr>
        <w:t>Acceptance Criteria:</w:t>
      </w:r>
    </w:p>
    <w:p w14:paraId="43C8C8AA" w14:textId="0AC5D197" w:rsidR="00555459" w:rsidRPr="00555459" w:rsidRDefault="00555459" w:rsidP="00555459">
      <w:r>
        <w:t>Provide</w:t>
      </w:r>
      <w:r w:rsidR="003C0A08">
        <w:t xml:space="preserve"> the Excel </w:t>
      </w:r>
      <w:del w:id="74" w:author="Blank, Reinhold" w:date="2020-04-16T11:49:00Z">
        <w:r w:rsidR="003C0A08" w:rsidDel="00F7105B">
          <w:delText>and DXF</w:delText>
        </w:r>
        <w:r w:rsidDel="00F7105B">
          <w:delText xml:space="preserve"> </w:delText>
        </w:r>
      </w:del>
      <w:r>
        <w:t>outputs</w:t>
      </w:r>
      <w:r w:rsidR="003C0A08">
        <w:t xml:space="preserve"> of the selected bundle segments</w:t>
      </w:r>
      <w:r>
        <w:t xml:space="preserve"> to harness team to import into COMSOL</w:t>
      </w:r>
      <w:r w:rsidR="003C0A08">
        <w:t xml:space="preserve"> and test</w:t>
      </w:r>
      <w:r>
        <w:t>.</w:t>
      </w:r>
    </w:p>
    <w:sectPr w:rsidR="00555459" w:rsidRPr="00555459">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Nguyen, Khang" w:date="2020-04-07T20:53:00Z" w:initials="NK">
    <w:p w14:paraId="41737A9B" w14:textId="77777777" w:rsidR="00B42CE1" w:rsidRDefault="00B42CE1">
      <w:pPr>
        <w:pStyle w:val="CommentText"/>
      </w:pPr>
      <w:r>
        <w:rPr>
          <w:rStyle w:val="CommentReference"/>
        </w:rPr>
        <w:annotationRef/>
      </w:r>
      <w:r>
        <w:t>Eugene’s bare minimum requirement:</w:t>
      </w:r>
    </w:p>
    <w:p w14:paraId="7A44CF9B" w14:textId="77777777" w:rsidR="00B42CE1" w:rsidRDefault="00B42CE1">
      <w:pPr>
        <w:pStyle w:val="CommentText"/>
      </w:pPr>
    </w:p>
    <w:p w14:paraId="31F2CE69" w14:textId="77777777" w:rsidR="00B42CE1" w:rsidRDefault="00B42CE1" w:rsidP="00B42CE1">
      <w:pPr>
        <w:pStyle w:val="CommentText"/>
        <w:numPr>
          <w:ilvl w:val="0"/>
          <w:numId w:val="6"/>
        </w:numPr>
      </w:pPr>
      <w:r>
        <w:t>Generate Excel document with the inner and outer diameter for each wire in the bundle.</w:t>
      </w:r>
    </w:p>
    <w:p w14:paraId="5257BC12" w14:textId="77777777" w:rsidR="00B42CE1" w:rsidRDefault="00B42CE1" w:rsidP="00B42CE1">
      <w:pPr>
        <w:pStyle w:val="CommentText"/>
        <w:numPr>
          <w:ilvl w:val="1"/>
          <w:numId w:val="6"/>
        </w:numPr>
      </w:pPr>
      <w:r>
        <w:t>Must contain X and Y coordinates</w:t>
      </w:r>
    </w:p>
    <w:p w14:paraId="0D9AC4A6" w14:textId="19C2D612" w:rsidR="00B42CE1" w:rsidRDefault="00B42CE1" w:rsidP="00B42CE1">
      <w:pPr>
        <w:pStyle w:val="CommentText"/>
        <w:numPr>
          <w:ilvl w:val="1"/>
          <w:numId w:val="6"/>
        </w:numPr>
      </w:pPr>
      <w:r>
        <w:t xml:space="preserve">The DXFs are </w:t>
      </w:r>
      <w:proofErr w:type="gramStart"/>
      <w:r>
        <w:t>actually now</w:t>
      </w:r>
      <w:proofErr w:type="gramEnd"/>
      <w:r>
        <w:t xml:space="preserve"> optional if the Excel is correct</w:t>
      </w:r>
    </w:p>
  </w:comment>
  <w:comment w:id="28" w:author="Eugene Ting" w:date="2020-04-02T16:40:00Z" w:initials="ET">
    <w:p w14:paraId="1D129CE6" w14:textId="5CAEC1DA" w:rsidR="00720D64" w:rsidRDefault="00720D64">
      <w:pPr>
        <w:pStyle w:val="CommentText"/>
      </w:pPr>
      <w:r>
        <w:rPr>
          <w:rStyle w:val="CommentReference"/>
        </w:rPr>
        <w:annotationRef/>
      </w:r>
      <w:r>
        <w:rPr>
          <w:i/>
          <w:iCs/>
        </w:rPr>
        <w:t xml:space="preserve">(Do I need to worry about the inner conductor is square or this is just an </w:t>
      </w:r>
      <w:proofErr w:type="gramStart"/>
      <w:r>
        <w:rPr>
          <w:i/>
          <w:iCs/>
        </w:rPr>
        <w:t>mock up</w:t>
      </w:r>
      <w:proofErr w:type="gramEnd"/>
      <w:r>
        <w:rPr>
          <w:i/>
          <w:iCs/>
        </w:rPr>
        <w:t>?)</w:t>
      </w:r>
    </w:p>
  </w:comment>
  <w:comment w:id="37" w:author="Eugene Ting" w:date="2020-04-02T16:41:00Z" w:initials="ET">
    <w:p w14:paraId="490841FC" w14:textId="303878FA" w:rsidR="00720D64" w:rsidRDefault="00720D64">
      <w:pPr>
        <w:pStyle w:val="CommentText"/>
      </w:pPr>
      <w:r>
        <w:rPr>
          <w:rStyle w:val="CommentReference"/>
        </w:rPr>
        <w:annotationRef/>
      </w:r>
      <w:r>
        <w:t>This is the W350 in the following example? What is the meaning of this cable device des?</w:t>
      </w:r>
    </w:p>
  </w:comment>
  <w:comment w:id="38" w:author="Nguyen, Khang" w:date="2020-04-02T15:52:00Z" w:initials="NK">
    <w:p w14:paraId="20EEACF5" w14:textId="77777777" w:rsidR="00125903" w:rsidRDefault="00125903">
      <w:pPr>
        <w:pStyle w:val="CommentText"/>
      </w:pPr>
      <w:r>
        <w:rPr>
          <w:rStyle w:val="CommentReference"/>
        </w:rPr>
        <w:annotationRef/>
      </w:r>
      <w:r w:rsidR="001713D2">
        <w:t>I think we should propose 3 additional columns:</w:t>
      </w:r>
    </w:p>
    <w:p w14:paraId="7F6DF6BC" w14:textId="77777777" w:rsidR="001713D2" w:rsidRDefault="001713D2">
      <w:pPr>
        <w:pStyle w:val="CommentText"/>
      </w:pPr>
    </w:p>
    <w:p w14:paraId="389F924B" w14:textId="77777777" w:rsidR="001713D2" w:rsidRDefault="001713D2">
      <w:pPr>
        <w:pStyle w:val="CommentText"/>
      </w:pPr>
      <w:r>
        <w:t>Cable Name: This will show the Cable Device Designation</w:t>
      </w:r>
    </w:p>
    <w:p w14:paraId="5CBC14CC" w14:textId="77777777" w:rsidR="001713D2" w:rsidRDefault="001713D2">
      <w:pPr>
        <w:pStyle w:val="CommentText"/>
      </w:pPr>
      <w:r>
        <w:t>Diameter Type: This will show ID and OD</w:t>
      </w:r>
    </w:p>
    <w:p w14:paraId="3676AFE0" w14:textId="77777777" w:rsidR="001713D2" w:rsidRDefault="001713D2">
      <w:pPr>
        <w:pStyle w:val="CommentText"/>
      </w:pPr>
      <w:r>
        <w:t>Signal name: This could help you identify power and ground signals.  If it’s not relevant, we can leave it out.</w:t>
      </w:r>
    </w:p>
  </w:comment>
  <w:comment w:id="39" w:author="Eugene Ting" w:date="2020-04-02T16:32:00Z" w:initials="ET">
    <w:p w14:paraId="0B957075" w14:textId="65353AA1" w:rsidR="0007241F" w:rsidRDefault="0007241F">
      <w:pPr>
        <w:pStyle w:val="CommentText"/>
      </w:pPr>
      <w:r>
        <w:rPr>
          <w:rStyle w:val="CommentReference"/>
        </w:rPr>
        <w:annotationRef/>
      </w:r>
      <w:proofErr w:type="spellStart"/>
      <w:r>
        <w:t>Comsol</w:t>
      </w:r>
      <w:proofErr w:type="spellEnd"/>
      <w:r>
        <w:t xml:space="preserve"> only need Wire ID, Center and Radius. However, I think you are right. We should have the signal name.</w:t>
      </w:r>
      <w:r w:rsidR="00720D64">
        <w:t xml:space="preserve"> Please add this into the requirement since during batch output, this might save us a lot of time to find out which wire running what signal.</w:t>
      </w:r>
    </w:p>
    <w:p w14:paraId="5CA65874" w14:textId="494C6124" w:rsidR="0007241F" w:rsidRDefault="0007241F">
      <w:pPr>
        <w:pStyle w:val="CommentText"/>
      </w:pPr>
      <w:r>
        <w:t>Do you have an example of cable name? What kind of information called cable device designation?</w:t>
      </w:r>
    </w:p>
  </w:comment>
  <w:comment w:id="46" w:author="Eugene Ting" w:date="2020-04-02T16:44:00Z" w:initials="ET">
    <w:p w14:paraId="28DEC6DC" w14:textId="23738908" w:rsidR="00720D64" w:rsidRDefault="00720D64" w:rsidP="00720D64">
      <w:pPr>
        <w:pStyle w:val="ListParagraph"/>
        <w:ind w:left="0"/>
      </w:pPr>
      <w:r>
        <w:rPr>
          <w:rStyle w:val="CommentReference"/>
        </w:rPr>
        <w:annotationRef/>
      </w:r>
      <w:r>
        <w:t>Could it be autogenerated based on the drawing number?</w:t>
      </w:r>
    </w:p>
    <w:p w14:paraId="615BC53B" w14:textId="057FA397" w:rsidR="00720D64" w:rsidRDefault="00720D64">
      <w:pPr>
        <w:pStyle w:val="CommentText"/>
      </w:pPr>
    </w:p>
  </w:comment>
  <w:comment w:id="57" w:author="Nguyen, Khang" w:date="2020-04-07T20:53:00Z" w:initials="NK">
    <w:p w14:paraId="066FE46C" w14:textId="77777777" w:rsidR="00B42CE1" w:rsidRDefault="00B42CE1">
      <w:pPr>
        <w:pStyle w:val="CommentText"/>
      </w:pPr>
      <w:r>
        <w:rPr>
          <w:rStyle w:val="CommentReference"/>
        </w:rPr>
        <w:annotationRef/>
      </w:r>
      <w:r>
        <w:t>This would be a ZUSA task to write a script for the E3.3DRoutingBridge HCV export.</w:t>
      </w:r>
    </w:p>
    <w:p w14:paraId="7CCD953D" w14:textId="70299617" w:rsidR="00B42CE1" w:rsidRDefault="00B42CE1">
      <w:pPr>
        <w:pStyle w:val="CommentText"/>
      </w:pPr>
    </w:p>
  </w:comment>
  <w:comment w:id="58" w:author="Nguyen, Khang" w:date="2020-04-15T21:34:00Z" w:initials="NK">
    <w:p w14:paraId="49616799" w14:textId="77777777" w:rsidR="00CE72C7" w:rsidRDefault="00CE72C7">
      <w:pPr>
        <w:pStyle w:val="CommentText"/>
      </w:pPr>
      <w:r>
        <w:rPr>
          <w:rStyle w:val="CommentReference"/>
        </w:rPr>
        <w:annotationRef/>
      </w:r>
      <w:r>
        <w:t>From our E3.3DRoutingBridge Documentation:</w:t>
      </w:r>
    </w:p>
    <w:p w14:paraId="28223447" w14:textId="70DA8D75" w:rsidR="00CE72C7" w:rsidRDefault="00CE72C7">
      <w:pPr>
        <w:pStyle w:val="CommentText"/>
      </w:pPr>
    </w:p>
    <w:p w14:paraId="0B71BB44" w14:textId="6D1B9C0D" w:rsidR="00CE72C7" w:rsidRDefault="00CE72C7">
      <w:pPr>
        <w:pStyle w:val="CommentText"/>
      </w:pPr>
      <w:r>
        <w:t>Batch Export:</w:t>
      </w:r>
    </w:p>
    <w:p w14:paraId="6F9D736C" w14:textId="720A2671" w:rsidR="00CE72C7" w:rsidRDefault="00CE72C7">
      <w:pPr>
        <w:pStyle w:val="CommentText"/>
      </w:pPr>
      <w:r>
        <w:t>„</w:t>
      </w:r>
      <w:r>
        <w:rPr>
          <w:i/>
          <w:iCs/>
        </w:rPr>
        <w:t>E3_3DRoutingBridge.exe /b /d Export /</w:t>
      </w:r>
      <w:proofErr w:type="spellStart"/>
      <w:r>
        <w:rPr>
          <w:i/>
          <w:iCs/>
        </w:rPr>
        <w:t>HcvExport</w:t>
      </w:r>
      <w:proofErr w:type="spellEnd"/>
      <w:r>
        <w:rPr>
          <w:i/>
          <w:iCs/>
        </w:rPr>
        <w:t xml:space="preserve"> /</w:t>
      </w:r>
      <w:proofErr w:type="spellStart"/>
      <w:proofErr w:type="gramStart"/>
      <w:r>
        <w:rPr>
          <w:i/>
          <w:iCs/>
        </w:rPr>
        <w:t>UseActiveSheet</w:t>
      </w:r>
      <w:proofErr w:type="spellEnd"/>
      <w:r>
        <w:rPr>
          <w:i/>
          <w:iCs/>
        </w:rPr>
        <w:t>“</w:t>
      </w:r>
      <w:proofErr w:type="gramEnd"/>
      <w:r>
        <w:t>.</w:t>
      </w:r>
    </w:p>
  </w:comment>
  <w:comment w:id="60" w:author="Nguyen, Khang" w:date="2020-04-07T20:49:00Z" w:initials="NK">
    <w:p w14:paraId="2A437574" w14:textId="77777777" w:rsidR="00B42CE1" w:rsidRDefault="00B42CE1">
      <w:pPr>
        <w:pStyle w:val="CommentText"/>
      </w:pPr>
      <w:r>
        <w:rPr>
          <w:rStyle w:val="CommentReference"/>
        </w:rPr>
        <w:annotationRef/>
      </w:r>
      <w:r>
        <w:t>User is insistent that they would like to batch export.</w:t>
      </w:r>
    </w:p>
    <w:p w14:paraId="353CE96A" w14:textId="77777777" w:rsidR="00B42CE1" w:rsidRDefault="00B42CE1">
      <w:pPr>
        <w:pStyle w:val="CommentText"/>
      </w:pPr>
    </w:p>
    <w:p w14:paraId="75857B5D" w14:textId="77777777" w:rsidR="00B42CE1" w:rsidRDefault="00B42CE1">
      <w:pPr>
        <w:pStyle w:val="CommentText"/>
      </w:pPr>
      <w:r>
        <w:t>They plan to batch import into COMSOL and have the tool run simulation and report back which harness segment may overheating.  The request came from their top management, not the harness group.</w:t>
      </w:r>
    </w:p>
    <w:p w14:paraId="06D646E8" w14:textId="77777777" w:rsidR="00B42CE1" w:rsidRDefault="00B42CE1">
      <w:pPr>
        <w:pStyle w:val="CommentText"/>
      </w:pPr>
    </w:p>
    <w:p w14:paraId="51405625" w14:textId="77777777" w:rsidR="00B42CE1" w:rsidRDefault="00B42CE1">
      <w:pPr>
        <w:pStyle w:val="CommentText"/>
      </w:pPr>
      <w:r>
        <w:t>We would need to explain why we can’t do the batch export and what kind of effort it would entail.</w:t>
      </w:r>
    </w:p>
    <w:p w14:paraId="1F4A63E7" w14:textId="77777777" w:rsidR="00B42CE1" w:rsidRDefault="00B42CE1">
      <w:pPr>
        <w:pStyle w:val="CommentText"/>
      </w:pPr>
    </w:p>
    <w:p w14:paraId="1D138382" w14:textId="77777777" w:rsidR="00B42CE1" w:rsidRDefault="00B42CE1">
      <w:pPr>
        <w:pStyle w:val="CommentText"/>
      </w:pPr>
      <w:r>
        <w:t xml:space="preserve">They think it’s just </w:t>
      </w:r>
      <w:proofErr w:type="gramStart"/>
      <w:r>
        <w:t>auto-generating</w:t>
      </w:r>
      <w:proofErr w:type="gramEnd"/>
      <w:r>
        <w:t xml:space="preserve"> the Excel and DXF.  DXF is not required </w:t>
      </w:r>
      <w:proofErr w:type="gramStart"/>
      <w:r>
        <w:t>as long as</w:t>
      </w:r>
      <w:proofErr w:type="gramEnd"/>
      <w:r>
        <w:t xml:space="preserve"> each Excel branch contains the X and Y coordinates</w:t>
      </w:r>
    </w:p>
    <w:p w14:paraId="392AB43B" w14:textId="77777777" w:rsidR="00B42CE1" w:rsidRDefault="00B42CE1">
      <w:pPr>
        <w:pStyle w:val="CommentText"/>
      </w:pPr>
    </w:p>
    <w:p w14:paraId="5F1A3691" w14:textId="77777777" w:rsidR="00B42CE1" w:rsidRDefault="00B42CE1">
      <w:pPr>
        <w:pStyle w:val="CommentText"/>
      </w:pPr>
    </w:p>
    <w:p w14:paraId="2675F34C" w14:textId="21CE277C" w:rsidR="00B42CE1" w:rsidRDefault="00B42CE1">
      <w:pPr>
        <w:pStyle w:val="CommentText"/>
      </w:pPr>
      <w:r>
        <w:t>***We don’t want this effort to also take a lot of their development days they’ve allocated for Zuken unless it’s absolutely agreed by them ***</w:t>
      </w:r>
    </w:p>
  </w:comment>
  <w:comment w:id="65" w:author="Eugene Ting" w:date="2020-04-02T16:45:00Z" w:initials="ET">
    <w:p w14:paraId="0399B023" w14:textId="2A6286CA" w:rsidR="00720D64" w:rsidRDefault="00720D64">
      <w:pPr>
        <w:pStyle w:val="CommentText"/>
      </w:pPr>
      <w:r>
        <w:rPr>
          <w:rStyle w:val="CommentReference"/>
        </w:rPr>
        <w:annotationRef/>
      </w:r>
      <w:r>
        <w:t>Do we have a way to search the segment ID in Zuken? We might need that function so we can find out which segment is which instead of manually checking those.</w:t>
      </w:r>
    </w:p>
  </w:comment>
  <w:comment w:id="72" w:author="Nguyen, Khang" w:date="2020-04-06T20:44:00Z" w:initials="NK">
    <w:p w14:paraId="09AEA909" w14:textId="77777777" w:rsidR="000646EE" w:rsidRDefault="000646EE">
      <w:pPr>
        <w:pStyle w:val="CommentText"/>
      </w:pPr>
      <w:r>
        <w:rPr>
          <w:rStyle w:val="CommentReference"/>
        </w:rPr>
        <w:annotationRef/>
      </w:r>
      <w:r>
        <w:t>Customer requested a method to perform this.</w:t>
      </w:r>
    </w:p>
    <w:p w14:paraId="2949BA2E" w14:textId="77777777" w:rsidR="000646EE" w:rsidRDefault="000646EE">
      <w:pPr>
        <w:pStyle w:val="CommentText"/>
      </w:pPr>
    </w:p>
    <w:p w14:paraId="2315C269" w14:textId="77777777" w:rsidR="000646EE" w:rsidRDefault="000646EE">
      <w:pPr>
        <w:pStyle w:val="CommentText"/>
      </w:pPr>
      <w:r>
        <w:t>I moved this to phase 2.</w:t>
      </w:r>
    </w:p>
    <w:p w14:paraId="09F42B66" w14:textId="77777777" w:rsidR="000646EE" w:rsidRDefault="000646EE">
      <w:pPr>
        <w:pStyle w:val="CommentText"/>
      </w:pPr>
    </w:p>
    <w:p w14:paraId="4659345F" w14:textId="77777777" w:rsidR="000646EE" w:rsidRDefault="000646EE">
      <w:pPr>
        <w:pStyle w:val="CommentText"/>
      </w:pPr>
    </w:p>
    <w:p w14:paraId="086B0B18" w14:textId="6898655F" w:rsidR="000646EE" w:rsidRDefault="000646EE">
      <w:pPr>
        <w:pStyle w:val="CommentText"/>
      </w:pPr>
      <w:r>
        <w:t>***E</w:t>
      </w:r>
      <w:proofErr w:type="gramStart"/>
      <w:r>
        <w:t>3.HarnessAnalyzer</w:t>
      </w:r>
      <w:proofErr w:type="gramEnd"/>
      <w:r w:rsidR="00062BE2">
        <w:t xml:space="preserve"> already has a search functionality and user should be able to use this standard search.  I will follow-up with the </w:t>
      </w:r>
      <w:proofErr w:type="gramStart"/>
      <w:r w:rsidR="00062BE2">
        <w:t>user.*</w:t>
      </w:r>
      <w:proofErr w:type="gramEnd"/>
      <w:r w:rsidR="00062BE2">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9AC4A6" w15:done="0"/>
  <w15:commentEx w15:paraId="1D129CE6" w15:done="1"/>
  <w15:commentEx w15:paraId="490841FC" w15:done="1"/>
  <w15:commentEx w15:paraId="3676AFE0" w15:done="0"/>
  <w15:commentEx w15:paraId="5CA65874" w15:paraIdParent="3676AFE0" w15:done="0"/>
  <w15:commentEx w15:paraId="615BC53B" w15:done="1"/>
  <w15:commentEx w15:paraId="7CCD953D" w15:done="0"/>
  <w15:commentEx w15:paraId="6F9D736C" w15:paraIdParent="7CCD953D" w15:done="0"/>
  <w15:commentEx w15:paraId="2675F34C" w15:done="0"/>
  <w15:commentEx w15:paraId="0399B023" w15:done="0"/>
  <w15:commentEx w15:paraId="086B0B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9AC4A6" w16cid:durableId="223766DD"/>
  <w16cid:commentId w16cid:paraId="1D129CE6" w16cid:durableId="2230940D"/>
  <w16cid:commentId w16cid:paraId="490841FC" w16cid:durableId="22309445"/>
  <w16cid:commentId w16cid:paraId="3676AFE0" w16cid:durableId="223088A8"/>
  <w16cid:commentId w16cid:paraId="5CA65874" w16cid:durableId="22309231"/>
  <w16cid:commentId w16cid:paraId="615BC53B" w16cid:durableId="223094F0"/>
  <w16cid:commentId w16cid:paraId="7CCD953D" w16cid:durableId="223766B3"/>
  <w16cid:commentId w16cid:paraId="6F9D736C" w16cid:durableId="2241FC73"/>
  <w16cid:commentId w16cid:paraId="2675F34C" w16cid:durableId="223765F3"/>
  <w16cid:commentId w16cid:paraId="0399B023" w16cid:durableId="22309525"/>
  <w16cid:commentId w16cid:paraId="086B0B18" w16cid:durableId="223613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69EBA" w14:textId="77777777" w:rsidR="00196118" w:rsidRDefault="00196118" w:rsidP="00062BE2">
      <w:r>
        <w:separator/>
      </w:r>
    </w:p>
  </w:endnote>
  <w:endnote w:type="continuationSeparator" w:id="0">
    <w:p w14:paraId="7400AE8F" w14:textId="77777777" w:rsidR="00196118" w:rsidRDefault="00196118" w:rsidP="00062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C18BA" w14:textId="77777777" w:rsidR="00062BE2" w:rsidRDefault="00062B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5B8EF" w14:textId="77777777" w:rsidR="00062BE2" w:rsidRDefault="00062B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D88B3" w14:textId="77777777" w:rsidR="00062BE2" w:rsidRDefault="00062B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1BDB5" w14:textId="77777777" w:rsidR="00196118" w:rsidRDefault="00196118" w:rsidP="00062BE2">
      <w:r>
        <w:separator/>
      </w:r>
    </w:p>
  </w:footnote>
  <w:footnote w:type="continuationSeparator" w:id="0">
    <w:p w14:paraId="5578F666" w14:textId="77777777" w:rsidR="00196118" w:rsidRDefault="00196118" w:rsidP="00062B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C947D" w14:textId="77777777" w:rsidR="00062BE2" w:rsidRDefault="00062B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75" w:author="Nguyen, Khang" w:date="2020-04-06T20:47:00Z"/>
  <w:sdt>
    <w:sdtPr>
      <w:id w:val="1452591264"/>
      <w:docPartObj>
        <w:docPartGallery w:val="Watermarks"/>
        <w:docPartUnique/>
      </w:docPartObj>
    </w:sdtPr>
    <w:sdtEndPr/>
    <w:sdtContent>
      <w:customXmlInsRangeEnd w:id="75"/>
      <w:p w14:paraId="475B7FA2" w14:textId="44EB5194" w:rsidR="00062BE2" w:rsidRDefault="00196118">
        <w:pPr>
          <w:pStyle w:val="Header"/>
        </w:pPr>
        <w:ins w:id="76" w:author="Nguyen, Khang" w:date="2020-04-06T20:47:00Z">
          <w:r>
            <w:rPr>
              <w:noProof/>
            </w:rPr>
            <w:pict w14:anchorId="5F0213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ins>
      </w:p>
      <w:customXmlInsRangeStart w:id="77" w:author="Nguyen, Khang" w:date="2020-04-06T20:47:00Z"/>
    </w:sdtContent>
  </w:sdt>
  <w:customXmlInsRangeEnd w:id="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F8FC6" w14:textId="77777777" w:rsidR="00062BE2" w:rsidRDefault="00062B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65DB1"/>
    <w:multiLevelType w:val="hybridMultilevel"/>
    <w:tmpl w:val="47BA1BFC"/>
    <w:lvl w:ilvl="0" w:tplc="19E4A902">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8D3D8F"/>
    <w:multiLevelType w:val="hybridMultilevel"/>
    <w:tmpl w:val="D7B8447A"/>
    <w:lvl w:ilvl="0" w:tplc="4748F0F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D87040D"/>
    <w:multiLevelType w:val="hybridMultilevel"/>
    <w:tmpl w:val="717C1B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206687"/>
    <w:multiLevelType w:val="hybridMultilevel"/>
    <w:tmpl w:val="EA4031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C05A53"/>
    <w:multiLevelType w:val="hybridMultilevel"/>
    <w:tmpl w:val="25ACA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9157C0"/>
    <w:multiLevelType w:val="hybridMultilevel"/>
    <w:tmpl w:val="717C1B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lank, Reinhold">
    <w15:presenceInfo w15:providerId="AD" w15:userId="S::reinhold.blank@de.zuken.com::04504bc4-acca-41cd-a6bc-15a61f543769"/>
  </w15:person>
  <w15:person w15:author="Nguyen, Khang">
    <w15:presenceInfo w15:providerId="AD" w15:userId="S::khang.nguyen@zukenusa.com::62043214-9f19-4f9a-ace2-229e09287cd2"/>
  </w15:person>
  <w15:person w15:author="Eugene Ting">
    <w15:presenceInfo w15:providerId="AD" w15:userId="S::eugene_ting@apple.com::3f9cec3f-ddc5-40b6-9b35-a6cc7748f4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trackRevisions/>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FF7"/>
    <w:rsid w:val="00062BE2"/>
    <w:rsid w:val="000646EE"/>
    <w:rsid w:val="0007241F"/>
    <w:rsid w:val="00125903"/>
    <w:rsid w:val="001316FB"/>
    <w:rsid w:val="001713D2"/>
    <w:rsid w:val="00196118"/>
    <w:rsid w:val="00390080"/>
    <w:rsid w:val="003C0A08"/>
    <w:rsid w:val="00461678"/>
    <w:rsid w:val="00520E87"/>
    <w:rsid w:val="00534E16"/>
    <w:rsid w:val="00555459"/>
    <w:rsid w:val="00602B61"/>
    <w:rsid w:val="00631EF5"/>
    <w:rsid w:val="006408E3"/>
    <w:rsid w:val="006E1936"/>
    <w:rsid w:val="00720D64"/>
    <w:rsid w:val="007D2558"/>
    <w:rsid w:val="00874840"/>
    <w:rsid w:val="00930114"/>
    <w:rsid w:val="00AC0FF7"/>
    <w:rsid w:val="00AC1B35"/>
    <w:rsid w:val="00AC7295"/>
    <w:rsid w:val="00B42CE1"/>
    <w:rsid w:val="00BD3FDA"/>
    <w:rsid w:val="00BE7AD8"/>
    <w:rsid w:val="00C078A9"/>
    <w:rsid w:val="00C509CB"/>
    <w:rsid w:val="00C52765"/>
    <w:rsid w:val="00CE72C7"/>
    <w:rsid w:val="00DE1788"/>
    <w:rsid w:val="00DE1887"/>
    <w:rsid w:val="00E40A34"/>
    <w:rsid w:val="00EA6CFC"/>
    <w:rsid w:val="00EC7730"/>
    <w:rsid w:val="00F20770"/>
    <w:rsid w:val="00F7105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5F13326"/>
  <w15:chartTrackingRefBased/>
  <w15:docId w15:val="{68D2BD74-7510-4924-B6E9-918C78580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459"/>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0FF7"/>
    <w:pPr>
      <w:spacing w:after="160" w:line="259" w:lineRule="auto"/>
      <w:ind w:left="720"/>
      <w:contextualSpacing/>
    </w:pPr>
    <w:rPr>
      <w:rFonts w:asciiTheme="minorHAnsi" w:hAnsiTheme="minorHAnsi" w:cstheme="minorBidi"/>
    </w:rPr>
  </w:style>
  <w:style w:type="table" w:styleId="TableGrid">
    <w:name w:val="Table Grid"/>
    <w:basedOn w:val="TableNormal"/>
    <w:uiPriority w:val="39"/>
    <w:rsid w:val="00BD3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25903"/>
    <w:rPr>
      <w:sz w:val="16"/>
      <w:szCs w:val="16"/>
    </w:rPr>
  </w:style>
  <w:style w:type="paragraph" w:styleId="CommentText">
    <w:name w:val="annotation text"/>
    <w:basedOn w:val="Normal"/>
    <w:link w:val="CommentTextChar"/>
    <w:uiPriority w:val="99"/>
    <w:semiHidden/>
    <w:unhideWhenUsed/>
    <w:rsid w:val="00125903"/>
    <w:rPr>
      <w:sz w:val="20"/>
      <w:szCs w:val="20"/>
    </w:rPr>
  </w:style>
  <w:style w:type="character" w:customStyle="1" w:styleId="CommentTextChar">
    <w:name w:val="Comment Text Char"/>
    <w:basedOn w:val="DefaultParagraphFont"/>
    <w:link w:val="CommentText"/>
    <w:uiPriority w:val="99"/>
    <w:semiHidden/>
    <w:rsid w:val="00125903"/>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125903"/>
    <w:rPr>
      <w:b/>
      <w:bCs/>
    </w:rPr>
  </w:style>
  <w:style w:type="character" w:customStyle="1" w:styleId="CommentSubjectChar">
    <w:name w:val="Comment Subject Char"/>
    <w:basedOn w:val="CommentTextChar"/>
    <w:link w:val="CommentSubject"/>
    <w:uiPriority w:val="99"/>
    <w:semiHidden/>
    <w:rsid w:val="00125903"/>
    <w:rPr>
      <w:rFonts w:ascii="Calibri" w:hAnsi="Calibri" w:cs="Calibri"/>
      <w:b/>
      <w:bCs/>
      <w:sz w:val="20"/>
      <w:szCs w:val="20"/>
    </w:rPr>
  </w:style>
  <w:style w:type="paragraph" w:styleId="BalloonText">
    <w:name w:val="Balloon Text"/>
    <w:basedOn w:val="Normal"/>
    <w:link w:val="BalloonTextChar"/>
    <w:uiPriority w:val="99"/>
    <w:semiHidden/>
    <w:unhideWhenUsed/>
    <w:rsid w:val="0012590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903"/>
    <w:rPr>
      <w:rFonts w:ascii="Segoe UI" w:hAnsi="Segoe UI" w:cs="Segoe UI"/>
      <w:sz w:val="18"/>
      <w:szCs w:val="18"/>
    </w:rPr>
  </w:style>
  <w:style w:type="paragraph" w:styleId="Revision">
    <w:name w:val="Revision"/>
    <w:hidden/>
    <w:uiPriority w:val="99"/>
    <w:semiHidden/>
    <w:rsid w:val="0007241F"/>
    <w:pPr>
      <w:spacing w:after="0" w:line="240" w:lineRule="auto"/>
    </w:pPr>
    <w:rPr>
      <w:rFonts w:ascii="Calibri" w:hAnsi="Calibri" w:cs="Calibri"/>
    </w:rPr>
  </w:style>
  <w:style w:type="character" w:styleId="Hyperlink">
    <w:name w:val="Hyperlink"/>
    <w:basedOn w:val="DefaultParagraphFont"/>
    <w:uiPriority w:val="99"/>
    <w:unhideWhenUsed/>
    <w:rsid w:val="007D2558"/>
    <w:rPr>
      <w:color w:val="0563C1" w:themeColor="hyperlink"/>
      <w:u w:val="single"/>
    </w:rPr>
  </w:style>
  <w:style w:type="character" w:styleId="UnresolvedMention">
    <w:name w:val="Unresolved Mention"/>
    <w:basedOn w:val="DefaultParagraphFont"/>
    <w:uiPriority w:val="99"/>
    <w:semiHidden/>
    <w:unhideWhenUsed/>
    <w:rsid w:val="007D2558"/>
    <w:rPr>
      <w:color w:val="605E5C"/>
      <w:shd w:val="clear" w:color="auto" w:fill="E1DFDD"/>
    </w:rPr>
  </w:style>
  <w:style w:type="paragraph" w:styleId="Header">
    <w:name w:val="header"/>
    <w:basedOn w:val="Normal"/>
    <w:link w:val="HeaderChar"/>
    <w:uiPriority w:val="99"/>
    <w:unhideWhenUsed/>
    <w:rsid w:val="00062BE2"/>
    <w:pPr>
      <w:tabs>
        <w:tab w:val="center" w:pos="4680"/>
        <w:tab w:val="right" w:pos="9360"/>
      </w:tabs>
    </w:pPr>
  </w:style>
  <w:style w:type="character" w:customStyle="1" w:styleId="HeaderChar">
    <w:name w:val="Header Char"/>
    <w:basedOn w:val="DefaultParagraphFont"/>
    <w:link w:val="Header"/>
    <w:uiPriority w:val="99"/>
    <w:rsid w:val="00062BE2"/>
    <w:rPr>
      <w:rFonts w:ascii="Calibri" w:hAnsi="Calibri" w:cs="Calibri"/>
    </w:rPr>
  </w:style>
  <w:style w:type="paragraph" w:styleId="Footer">
    <w:name w:val="footer"/>
    <w:basedOn w:val="Normal"/>
    <w:link w:val="FooterChar"/>
    <w:uiPriority w:val="99"/>
    <w:unhideWhenUsed/>
    <w:rsid w:val="00062BE2"/>
    <w:pPr>
      <w:tabs>
        <w:tab w:val="center" w:pos="4680"/>
        <w:tab w:val="right" w:pos="9360"/>
      </w:tabs>
    </w:pPr>
  </w:style>
  <w:style w:type="character" w:customStyle="1" w:styleId="FooterChar">
    <w:name w:val="Footer Char"/>
    <w:basedOn w:val="DefaultParagraphFont"/>
    <w:link w:val="Footer"/>
    <w:uiPriority w:val="99"/>
    <w:rsid w:val="00062BE2"/>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140963">
      <w:bodyDiv w:val="1"/>
      <w:marLeft w:val="0"/>
      <w:marRight w:val="0"/>
      <w:marTop w:val="0"/>
      <w:marBottom w:val="0"/>
      <w:divBdr>
        <w:top w:val="none" w:sz="0" w:space="0" w:color="auto"/>
        <w:left w:val="none" w:sz="0" w:space="0" w:color="auto"/>
        <w:bottom w:val="none" w:sz="0" w:space="0" w:color="auto"/>
        <w:right w:val="none" w:sz="0" w:space="0" w:color="auto"/>
      </w:divBdr>
    </w:div>
    <w:div w:id="16350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cid:image013.png@01D6136E.C20DE870"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50977080"/><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3.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90936-BF14-4C15-9A87-ECC3E40BB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770</Words>
  <Characters>4854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Khang</dc:creator>
  <cp:keywords/>
  <dc:description/>
  <cp:lastModifiedBy>Blank, Reinhold</cp:lastModifiedBy>
  <cp:revision>2</cp:revision>
  <dcterms:created xsi:type="dcterms:W3CDTF">2020-04-16T09:50:00Z</dcterms:created>
  <dcterms:modified xsi:type="dcterms:W3CDTF">2020-04-16T09:50:00Z</dcterms:modified>
</cp:coreProperties>
</file>